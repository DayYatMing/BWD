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D9A3" w14:textId="77777777" w:rsidR="00386F1A" w:rsidRPr="00647F48" w:rsidRDefault="00386F1A" w:rsidP="00F97006">
      <w:pPr>
        <w:jc w:val="both"/>
        <w:rPr>
          <w:rFonts w:cstheme="minorHAnsi"/>
        </w:rPr>
      </w:pPr>
    </w:p>
    <w:p w14:paraId="3256D5A7" w14:textId="4ED7A442" w:rsidR="00386F1A" w:rsidRPr="00647F48" w:rsidRDefault="00386F1A" w:rsidP="55FDD730">
      <w:pPr>
        <w:jc w:val="both"/>
      </w:pPr>
    </w:p>
    <w:p w14:paraId="23BEE7D5" w14:textId="77777777" w:rsidR="00386F1A" w:rsidRPr="00647F48" w:rsidRDefault="00386F1A" w:rsidP="00F97006">
      <w:pPr>
        <w:jc w:val="both"/>
        <w:rPr>
          <w:rFonts w:cstheme="minorHAnsi"/>
        </w:rPr>
      </w:pPr>
    </w:p>
    <w:p w14:paraId="3DCD2BF7" w14:textId="64585A52" w:rsidR="00C263D4" w:rsidRPr="00647F48" w:rsidRDefault="00C263D4" w:rsidP="00F97006">
      <w:pPr>
        <w:jc w:val="both"/>
        <w:rPr>
          <w:rFonts w:cstheme="minorHAnsi"/>
          <w:b/>
          <w:sz w:val="48"/>
        </w:rPr>
      </w:pPr>
    </w:p>
    <w:p w14:paraId="279584B2" w14:textId="2E105843" w:rsidR="002000DD" w:rsidRPr="00647F48" w:rsidRDefault="002000DD" w:rsidP="00F97006">
      <w:pPr>
        <w:jc w:val="both"/>
        <w:rPr>
          <w:rFonts w:cstheme="minorHAnsi"/>
          <w:b/>
          <w:sz w:val="48"/>
        </w:rPr>
      </w:pPr>
    </w:p>
    <w:p w14:paraId="4416D3A3" w14:textId="77777777" w:rsidR="002000DD" w:rsidRPr="00647F48" w:rsidRDefault="002000DD" w:rsidP="00F97006">
      <w:pPr>
        <w:jc w:val="both"/>
        <w:rPr>
          <w:rFonts w:cstheme="minorHAnsi"/>
          <w:b/>
          <w:sz w:val="48"/>
        </w:rPr>
      </w:pPr>
    </w:p>
    <w:p w14:paraId="79B2A426" w14:textId="4BD8897B" w:rsidR="002000DD" w:rsidRPr="00647F48" w:rsidRDefault="002000DD" w:rsidP="00F97006">
      <w:pPr>
        <w:spacing w:after="0" w:line="240" w:lineRule="auto"/>
        <w:jc w:val="center"/>
        <w:rPr>
          <w:rFonts w:eastAsia="Times New Roman" w:cstheme="minorHAnsi"/>
          <w:sz w:val="24"/>
          <w:szCs w:val="24"/>
          <w:lang w:eastAsia="en-GB" w:bidi="ar-SA"/>
        </w:rPr>
      </w:pPr>
      <w:r w:rsidRPr="00647F48">
        <w:rPr>
          <w:rFonts w:eastAsia="Times New Roman" w:cstheme="minorHAnsi"/>
          <w:sz w:val="24"/>
          <w:szCs w:val="24"/>
          <w:lang w:eastAsia="en-GB" w:bidi="ar-SA"/>
        </w:rPr>
        <w:fldChar w:fldCharType="begin"/>
      </w:r>
      <w:r w:rsidRPr="00647F48">
        <w:rPr>
          <w:rFonts w:eastAsia="Times New Roman" w:cstheme="minorHAnsi"/>
          <w:sz w:val="24"/>
          <w:szCs w:val="24"/>
          <w:lang w:eastAsia="en-GB" w:bidi="ar-SA"/>
        </w:rPr>
        <w:instrText xml:space="preserve"> INCLUDEPICTURE "https://ucd124f1dbd85fc2cb8b8fc1f745.previews.dropboxusercontent.com/p/thumb/ABiMA2fEZkD3zs1FWiSLx5FAHVTmMAEVH58y4oPVGNiX4j_tQ7f_TQu_J9-IridkzVZ1PLfKcIyVWCxnK6SDcZF8pnPixrHNKCY2-c575nsGEMpWtFBPmZJZcuOajv8F-8xVL20gUzI4H74-C3JRGAgp9bYZ8zW3mCWUTECw7J_gIrHWOtLCwHj_JwCHlBotbItUb8BbnIRDY5lzex32i2gC8zr5QOTeRMexOi1fMpsIGYOscQ7V2mIWDKyD-WE7SKKDfxUS-ORIQPJQFJWFmB5dbXtLOKDlDrv8rFQ-7MqLmN2bryPyE_0T3SCb0zmoPqy1KFhpVk9zD0dSKurEOjqynF1sUs-1eYKRuf3SqsiHsC_OXuNYcatmc5MGmM3Fz8E/p.png" \* MERGEFORMATINET </w:instrText>
      </w:r>
      <w:r w:rsidRPr="00647F48">
        <w:rPr>
          <w:rFonts w:eastAsia="Times New Roman" w:cstheme="minorHAnsi"/>
          <w:sz w:val="24"/>
          <w:szCs w:val="24"/>
          <w:lang w:eastAsia="en-GB" w:bidi="ar-SA"/>
        </w:rPr>
        <w:fldChar w:fldCharType="separate"/>
      </w:r>
      <w:r w:rsidRPr="00647F48">
        <w:rPr>
          <w:rFonts w:eastAsia="Times New Roman" w:cstheme="minorHAnsi"/>
          <w:noProof/>
          <w:sz w:val="24"/>
          <w:szCs w:val="24"/>
          <w:lang w:eastAsia="en-GB" w:bidi="ar-SA"/>
        </w:rPr>
        <w:drawing>
          <wp:inline distT="0" distB="0" distL="0" distR="0" wp14:anchorId="5E36DC6A" wp14:editId="09ECF65A">
            <wp:extent cx="4470400" cy="139705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1338" cy="1406726"/>
                    </a:xfrm>
                    <a:prstGeom prst="rect">
                      <a:avLst/>
                    </a:prstGeom>
                    <a:noFill/>
                    <a:ln>
                      <a:noFill/>
                    </a:ln>
                  </pic:spPr>
                </pic:pic>
              </a:graphicData>
            </a:graphic>
          </wp:inline>
        </w:drawing>
      </w:r>
      <w:r w:rsidRPr="00647F48">
        <w:rPr>
          <w:rFonts w:eastAsia="Times New Roman" w:cstheme="minorHAnsi"/>
          <w:sz w:val="24"/>
          <w:szCs w:val="24"/>
          <w:lang w:eastAsia="en-GB" w:bidi="ar-SA"/>
        </w:rPr>
        <w:fldChar w:fldCharType="end"/>
      </w:r>
    </w:p>
    <w:p w14:paraId="307892D6" w14:textId="2BC15CB6" w:rsidR="000C3EA8" w:rsidRPr="00647F48" w:rsidRDefault="000C3EA8" w:rsidP="00F97006">
      <w:pPr>
        <w:jc w:val="both"/>
        <w:rPr>
          <w:rFonts w:cstheme="minorHAnsi"/>
          <w:b/>
          <w:sz w:val="48"/>
        </w:rPr>
      </w:pPr>
    </w:p>
    <w:p w14:paraId="119740F0" w14:textId="639FA7DD" w:rsidR="00386F1A" w:rsidRPr="00647F48" w:rsidRDefault="00386F1A" w:rsidP="00F97006">
      <w:pPr>
        <w:jc w:val="both"/>
        <w:rPr>
          <w:rFonts w:cstheme="minorHAnsi"/>
        </w:rPr>
      </w:pPr>
    </w:p>
    <w:p w14:paraId="2A7AC080" w14:textId="68CEC891" w:rsidR="00311F0D" w:rsidRPr="00647F48" w:rsidRDefault="003771E1" w:rsidP="00A13F45">
      <w:pPr>
        <w:jc w:val="center"/>
        <w:rPr>
          <w:rFonts w:cstheme="minorHAnsi"/>
          <w:b/>
          <w:sz w:val="48"/>
        </w:rPr>
      </w:pPr>
      <w:r>
        <w:rPr>
          <w:rFonts w:cstheme="minorHAnsi"/>
          <w:b/>
          <w:sz w:val="48"/>
        </w:rPr>
        <w:t>Internal Development Process</w:t>
      </w:r>
    </w:p>
    <w:p w14:paraId="76D4E995" w14:textId="77777777" w:rsidR="00A13F45" w:rsidRPr="00647F48" w:rsidRDefault="00A13F45" w:rsidP="00A13F45">
      <w:pPr>
        <w:jc w:val="center"/>
        <w:rPr>
          <w:rFonts w:cstheme="minorHAnsi"/>
        </w:rPr>
      </w:pPr>
    </w:p>
    <w:p w14:paraId="6D41EEFD" w14:textId="157A4524" w:rsidR="00311F0D" w:rsidRPr="00647F48" w:rsidRDefault="00311F0D" w:rsidP="00F97006">
      <w:pPr>
        <w:jc w:val="both"/>
        <w:rPr>
          <w:rFonts w:cstheme="minorHAnsi"/>
        </w:rPr>
      </w:pPr>
    </w:p>
    <w:p w14:paraId="0EBB38D8" w14:textId="3F8063E0" w:rsidR="00311F0D" w:rsidRPr="00647F48" w:rsidRDefault="00311F0D" w:rsidP="00F97006">
      <w:pPr>
        <w:jc w:val="both"/>
        <w:rPr>
          <w:rFonts w:cstheme="minorHAnsi"/>
        </w:rPr>
      </w:pPr>
    </w:p>
    <w:p w14:paraId="05C4FCE8" w14:textId="77777777" w:rsidR="00311F0D" w:rsidRPr="00647F48" w:rsidRDefault="00311F0D" w:rsidP="00F97006">
      <w:pPr>
        <w:jc w:val="both"/>
        <w:rPr>
          <w:rFonts w:cstheme="minorHAnsi"/>
        </w:rPr>
      </w:pPr>
    </w:p>
    <w:p w14:paraId="3B3D7988" w14:textId="77777777" w:rsidR="00277733" w:rsidRPr="00647F48" w:rsidRDefault="00277733" w:rsidP="00F97006">
      <w:pPr>
        <w:jc w:val="both"/>
        <w:rPr>
          <w:rFonts w:cstheme="minorHAnsi"/>
        </w:rPr>
      </w:pPr>
    </w:p>
    <w:p w14:paraId="135DFD39" w14:textId="77777777" w:rsidR="00277733" w:rsidRPr="00647F48" w:rsidRDefault="00277733" w:rsidP="00F97006">
      <w:pPr>
        <w:jc w:val="both"/>
        <w:rPr>
          <w:rFonts w:cstheme="minorHAnsi"/>
        </w:rPr>
      </w:pPr>
    </w:p>
    <w:p w14:paraId="76181649" w14:textId="77777777" w:rsidR="00277733" w:rsidRPr="00647F48" w:rsidRDefault="00277733" w:rsidP="00F97006">
      <w:pPr>
        <w:jc w:val="both"/>
        <w:rPr>
          <w:rFonts w:cstheme="minorHAnsi"/>
        </w:rPr>
      </w:pPr>
    </w:p>
    <w:p w14:paraId="0401DF19" w14:textId="77777777" w:rsidR="005400F4" w:rsidRPr="00647F48" w:rsidRDefault="005400F4" w:rsidP="00F97006">
      <w:pPr>
        <w:jc w:val="both"/>
        <w:rPr>
          <w:rFonts w:cstheme="minorHAnsi"/>
        </w:rPr>
      </w:pPr>
    </w:p>
    <w:p w14:paraId="342D0013" w14:textId="77777777" w:rsidR="00386F1A" w:rsidRPr="00647F48" w:rsidRDefault="00386F1A" w:rsidP="00F97006">
      <w:pPr>
        <w:jc w:val="both"/>
        <w:rPr>
          <w:rFonts w:cstheme="minorHAnsi"/>
        </w:rPr>
      </w:pPr>
    </w:p>
    <w:p w14:paraId="55BEF98E" w14:textId="77777777" w:rsidR="00A13F45" w:rsidRPr="00647F48" w:rsidRDefault="00A13F45" w:rsidP="00A13F45">
      <w:pPr>
        <w:rPr>
          <w:rFonts w:asciiTheme="majorHAnsi" w:eastAsia="Roboto Light" w:hAnsiTheme="majorHAnsi" w:cstheme="majorHAnsi"/>
        </w:rPr>
      </w:pPr>
      <w:r w:rsidRPr="00647F48">
        <w:rPr>
          <w:rFonts w:asciiTheme="majorHAnsi" w:hAnsiTheme="majorHAnsi" w:cstheme="majorHAnsi"/>
        </w:rPr>
        <w:br w:type="page"/>
      </w:r>
    </w:p>
    <w:bookmarkStart w:id="0" w:name="_heading=h.gjdgxs" w:colFirst="0" w:colLast="0" w:displacedByCustomXml="next"/>
    <w:bookmarkEnd w:id="0" w:displacedByCustomXml="next"/>
    <w:sdt>
      <w:sdtPr>
        <w:rPr>
          <w:rFonts w:ascii="Arial" w:eastAsia="Arial" w:hAnsi="Arial" w:cs="Arial"/>
          <w:b/>
          <w:bCs/>
          <w:color w:val="auto"/>
          <w:sz w:val="36"/>
          <w:szCs w:val="36"/>
          <w:lang w:eastAsia="en-GB" w:bidi="en-US"/>
        </w:rPr>
        <w:id w:val="-1048444638"/>
        <w:docPartObj>
          <w:docPartGallery w:val="Table of Contents"/>
          <w:docPartUnique/>
        </w:docPartObj>
      </w:sdtPr>
      <w:sdtEndPr>
        <w:rPr>
          <w:rFonts w:asciiTheme="minorHAnsi" w:eastAsiaTheme="minorEastAsia" w:hAnsiTheme="minorHAnsi" w:cstheme="minorBidi"/>
          <w:b w:val="0"/>
          <w:bCs w:val="0"/>
          <w:sz w:val="22"/>
          <w:szCs w:val="22"/>
          <w:lang w:eastAsia="en-US"/>
        </w:rPr>
      </w:sdtEndPr>
      <w:sdtContent>
        <w:p w14:paraId="1A78A364" w14:textId="77777777" w:rsidR="00A13F45" w:rsidRDefault="00A13F45" w:rsidP="00985008">
          <w:pPr>
            <w:pStyle w:val="TOCHeading"/>
            <w:numPr>
              <w:ilvl w:val="0"/>
              <w:numId w:val="0"/>
            </w:numPr>
            <w:ind w:left="360"/>
            <w:rPr>
              <w:sz w:val="36"/>
              <w:szCs w:val="36"/>
            </w:rPr>
          </w:pPr>
          <w:r w:rsidRPr="00484BA3">
            <w:rPr>
              <w:sz w:val="36"/>
              <w:szCs w:val="36"/>
            </w:rPr>
            <w:t>Table of Contents</w:t>
          </w:r>
        </w:p>
        <w:p w14:paraId="687F2B26" w14:textId="77777777" w:rsidR="00484BA3" w:rsidRPr="00484BA3" w:rsidRDefault="00484BA3" w:rsidP="00484BA3">
          <w:pPr>
            <w:rPr>
              <w:lang w:bidi="ar-SA"/>
            </w:rPr>
          </w:pPr>
        </w:p>
        <w:p w14:paraId="45F73E7B" w14:textId="41871EC6" w:rsidR="00BA3A86" w:rsidRPr="00BA3A86" w:rsidRDefault="00A13F45">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r w:rsidRPr="00484BA3">
            <w:rPr>
              <w:rFonts w:asciiTheme="minorHAnsi" w:hAnsiTheme="minorHAnsi" w:cstheme="minorHAnsi"/>
              <w:i/>
              <w:iCs/>
              <w:sz w:val="22"/>
              <w:szCs w:val="22"/>
              <w:lang w:val="en-NZ"/>
            </w:rPr>
            <w:fldChar w:fldCharType="begin"/>
          </w:r>
          <w:r w:rsidRPr="00484BA3">
            <w:rPr>
              <w:rFonts w:asciiTheme="minorHAnsi" w:hAnsiTheme="minorHAnsi" w:cstheme="minorHAnsi"/>
              <w:sz w:val="22"/>
              <w:szCs w:val="22"/>
              <w:lang w:val="en-NZ"/>
            </w:rPr>
            <w:instrText xml:space="preserve"> TOC \o "1-3" \h \z \u </w:instrText>
          </w:r>
          <w:r w:rsidRPr="00484BA3">
            <w:rPr>
              <w:rFonts w:asciiTheme="minorHAnsi" w:hAnsiTheme="minorHAnsi" w:cstheme="minorHAnsi"/>
              <w:i/>
              <w:iCs/>
              <w:sz w:val="22"/>
              <w:szCs w:val="22"/>
              <w:lang w:val="en-NZ"/>
            </w:rPr>
            <w:fldChar w:fldCharType="separate"/>
          </w:r>
          <w:hyperlink w:anchor="_Toc207120393" w:history="1">
            <w:r w:rsidR="00BA3A86" w:rsidRPr="00BA3A86">
              <w:rPr>
                <w:rStyle w:val="Hyperlink"/>
                <w:rFonts w:asciiTheme="minorHAnsi" w:eastAsia="Roboto Light" w:hAnsiTheme="minorHAnsi" w:cstheme="minorHAnsi"/>
                <w:noProof/>
                <w:lang w:val="en" w:bidi="en-US"/>
              </w:rPr>
              <w:t>1.</w:t>
            </w:r>
            <w:r w:rsidR="00BA3A86" w:rsidRPr="00BA3A86">
              <w:rPr>
                <w:rFonts w:asciiTheme="minorHAnsi" w:eastAsiaTheme="minorEastAsia" w:hAnsiTheme="minorHAnsi" w:cstheme="minorHAnsi"/>
                <w:noProof/>
                <w:kern w:val="2"/>
                <w:lang w:val="en-NZ" w:eastAsia="en-NZ"/>
                <w14:ligatures w14:val="standardContextual"/>
              </w:rPr>
              <w:tab/>
            </w:r>
            <w:r w:rsidR="00BA3A86" w:rsidRPr="00BA3A86">
              <w:rPr>
                <w:rStyle w:val="Hyperlink"/>
                <w:rFonts w:asciiTheme="minorHAnsi" w:eastAsia="Roboto Light" w:hAnsiTheme="minorHAnsi" w:cstheme="minorHAnsi"/>
                <w:noProof/>
                <w:lang w:val="en" w:bidi="en-US"/>
              </w:rPr>
              <w:t>Purpose</w:t>
            </w:r>
            <w:r w:rsidR="00BA3A86" w:rsidRPr="00BA3A86">
              <w:rPr>
                <w:rFonts w:asciiTheme="minorHAnsi" w:hAnsiTheme="minorHAnsi" w:cstheme="minorHAnsi"/>
                <w:noProof/>
                <w:webHidden/>
              </w:rPr>
              <w:tab/>
            </w:r>
            <w:r w:rsidR="00BA3A86" w:rsidRPr="00BA3A86">
              <w:rPr>
                <w:rFonts w:asciiTheme="minorHAnsi" w:hAnsiTheme="minorHAnsi" w:cstheme="minorHAnsi"/>
                <w:noProof/>
                <w:webHidden/>
              </w:rPr>
              <w:fldChar w:fldCharType="begin"/>
            </w:r>
            <w:r w:rsidR="00BA3A86" w:rsidRPr="00BA3A86">
              <w:rPr>
                <w:rFonts w:asciiTheme="minorHAnsi" w:hAnsiTheme="minorHAnsi" w:cstheme="minorHAnsi"/>
                <w:noProof/>
                <w:webHidden/>
              </w:rPr>
              <w:instrText xml:space="preserve"> PAGEREF _Toc207120393 \h </w:instrText>
            </w:r>
            <w:r w:rsidR="00BA3A86" w:rsidRPr="00BA3A86">
              <w:rPr>
                <w:rFonts w:asciiTheme="minorHAnsi" w:hAnsiTheme="minorHAnsi" w:cstheme="minorHAnsi"/>
                <w:noProof/>
                <w:webHidden/>
              </w:rPr>
            </w:r>
            <w:r w:rsidR="00BA3A86" w:rsidRPr="00BA3A86">
              <w:rPr>
                <w:rFonts w:asciiTheme="minorHAnsi" w:hAnsiTheme="minorHAnsi" w:cstheme="minorHAnsi"/>
                <w:noProof/>
                <w:webHidden/>
              </w:rPr>
              <w:fldChar w:fldCharType="separate"/>
            </w:r>
            <w:r w:rsidR="00BA3A86" w:rsidRPr="00BA3A86">
              <w:rPr>
                <w:rFonts w:asciiTheme="minorHAnsi" w:hAnsiTheme="minorHAnsi" w:cstheme="minorHAnsi"/>
                <w:noProof/>
                <w:webHidden/>
              </w:rPr>
              <w:t>3</w:t>
            </w:r>
            <w:r w:rsidR="00BA3A86" w:rsidRPr="00BA3A86">
              <w:rPr>
                <w:rFonts w:asciiTheme="minorHAnsi" w:hAnsiTheme="minorHAnsi" w:cstheme="minorHAnsi"/>
                <w:noProof/>
                <w:webHidden/>
              </w:rPr>
              <w:fldChar w:fldCharType="end"/>
            </w:r>
          </w:hyperlink>
        </w:p>
        <w:p w14:paraId="3924BC51" w14:textId="5D58501A"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4" w:history="1">
            <w:r w:rsidRPr="00BA3A86">
              <w:rPr>
                <w:rStyle w:val="Hyperlink"/>
                <w:rFonts w:asciiTheme="minorHAnsi" w:eastAsia="Roboto Light" w:hAnsiTheme="minorHAnsi" w:cstheme="minorHAnsi"/>
                <w:noProof/>
                <w:lang w:val="en" w:bidi="en-US"/>
              </w:rPr>
              <w:t>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Process Steps</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_Toc207120394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51593BC7" w14:textId="1CAB55A3"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5" w:history="1">
            <w:r w:rsidRPr="00BA3A86">
              <w:rPr>
                <w:rStyle w:val="Hyperlink"/>
                <w:rFonts w:asciiTheme="minorHAnsi" w:eastAsia="Roboto Light" w:hAnsiTheme="minorHAnsi" w:cstheme="minorHAnsi"/>
                <w:noProof/>
                <w:lang w:val="en" w:bidi="en-US"/>
              </w:rPr>
              <w:t>3.</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Development Software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_Toc207120395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67571EA7" w14:textId="6A22C180"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6" w:history="1">
            <w:r w:rsidRPr="00BA3A86">
              <w:rPr>
                <w:rStyle w:val="Hyperlink"/>
                <w:rFonts w:asciiTheme="minorHAnsi" w:eastAsia="Roboto Light" w:hAnsiTheme="minorHAnsi" w:cstheme="minorHAnsi"/>
                <w:noProof/>
                <w:lang w:val="en" w:bidi="en-US"/>
              </w:rPr>
              <w:t>4.</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_Toc207120396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143FD2F3" w14:textId="350C3CC2" w:rsidR="00BA3A86" w:rsidRPr="00BA3A86" w:rsidRDefault="00BA3A86">
          <w:pPr>
            <w:pStyle w:val="TOC2"/>
            <w:tabs>
              <w:tab w:val="left" w:pos="960"/>
            </w:tabs>
            <w:rPr>
              <w:rFonts w:asciiTheme="minorHAnsi" w:eastAsiaTheme="minorEastAsia" w:hAnsiTheme="minorHAnsi" w:cstheme="minorHAnsi"/>
              <w:noProof/>
              <w:kern w:val="2"/>
              <w:lang w:val="en-NZ" w:eastAsia="en-NZ"/>
              <w14:ligatures w14:val="standardContextual"/>
            </w:rPr>
          </w:pPr>
          <w:hyperlink w:anchor="_Toc207120397" w:history="1">
            <w:r w:rsidRPr="00BA3A86">
              <w:rPr>
                <w:rStyle w:val="Hyperlink"/>
                <w:rFonts w:asciiTheme="minorHAnsi" w:eastAsia="Roboto Light" w:hAnsiTheme="minorHAnsi" w:cstheme="minorHAnsi"/>
                <w:noProof/>
                <w:lang w:val="en" w:bidi="en-US"/>
              </w:rPr>
              <w:t>4.1.</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Development Team</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_Toc207120397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3</w:t>
            </w:r>
            <w:r w:rsidRPr="00BA3A86">
              <w:rPr>
                <w:rFonts w:asciiTheme="minorHAnsi" w:hAnsiTheme="minorHAnsi" w:cstheme="minorHAnsi"/>
                <w:noProof/>
                <w:webHidden/>
              </w:rPr>
              <w:fldChar w:fldCharType="end"/>
            </w:r>
          </w:hyperlink>
        </w:p>
        <w:p w14:paraId="6F8C656D" w14:textId="25D286A2" w:rsidR="00BA3A86" w:rsidRPr="00BA3A86" w:rsidRDefault="00BA3A86">
          <w:pPr>
            <w:pStyle w:val="TOC2"/>
            <w:tabs>
              <w:tab w:val="left" w:pos="960"/>
            </w:tabs>
            <w:rPr>
              <w:rFonts w:asciiTheme="minorHAnsi" w:eastAsiaTheme="minorEastAsia" w:hAnsiTheme="minorHAnsi" w:cstheme="minorHAnsi"/>
              <w:noProof/>
              <w:kern w:val="2"/>
              <w:lang w:val="en-NZ" w:eastAsia="en-NZ"/>
              <w14:ligatures w14:val="standardContextual"/>
            </w:rPr>
          </w:pPr>
          <w:hyperlink w:anchor="_Toc207120398" w:history="1">
            <w:r w:rsidRPr="00BA3A86">
              <w:rPr>
                <w:rStyle w:val="Hyperlink"/>
                <w:rFonts w:asciiTheme="minorHAnsi" w:eastAsia="Roboto Light" w:hAnsiTheme="minorHAnsi" w:cstheme="minorHAnsi"/>
                <w:noProof/>
                <w:lang w:val="en" w:bidi="en-US"/>
              </w:rPr>
              <w:t>4.2.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DevOps Team</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_Toc207120398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781C0CCB" w14:textId="1169C753"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399" w:history="1">
            <w:r w:rsidRPr="00BA3A86">
              <w:rPr>
                <w:rStyle w:val="Hyperlink"/>
                <w:rFonts w:asciiTheme="minorHAnsi" w:eastAsia="Roboto Light" w:hAnsiTheme="minorHAnsi" w:cstheme="minorHAnsi"/>
                <w:noProof/>
                <w:lang w:val="en" w:bidi="en-US"/>
              </w:rPr>
              <w:t>5.</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Test</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_Toc207120399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6723ADDF" w14:textId="6BB02550"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0" w:history="1">
            <w:r w:rsidRPr="00BA3A86">
              <w:rPr>
                <w:rStyle w:val="Hyperlink"/>
                <w:rFonts w:asciiTheme="minorHAnsi" w:eastAsia="Roboto Light" w:hAnsiTheme="minorHAnsi" w:cstheme="minorHAnsi"/>
                <w:noProof/>
                <w:lang w:val="en" w:bidi="en-US"/>
              </w:rPr>
              <w:t>6.</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Review</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_Toc207120400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5ED23407" w14:textId="5A2F1147"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1" w:history="1">
            <w:r w:rsidRPr="00BA3A86">
              <w:rPr>
                <w:rStyle w:val="Hyperlink"/>
                <w:rFonts w:asciiTheme="minorHAnsi" w:eastAsia="Roboto Light" w:hAnsiTheme="minorHAnsi" w:cstheme="minorHAnsi"/>
                <w:noProof/>
                <w:lang w:val="en" w:bidi="en-US"/>
              </w:rPr>
              <w:t>7.</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Approve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_Toc207120401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4</w:t>
            </w:r>
            <w:r w:rsidRPr="00BA3A86">
              <w:rPr>
                <w:rFonts w:asciiTheme="minorHAnsi" w:hAnsiTheme="minorHAnsi" w:cstheme="minorHAnsi"/>
                <w:noProof/>
                <w:webHidden/>
              </w:rPr>
              <w:fldChar w:fldCharType="end"/>
            </w:r>
          </w:hyperlink>
        </w:p>
        <w:p w14:paraId="4122DF96" w14:textId="314EC5E4"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2" w:history="1">
            <w:r w:rsidRPr="00BA3A86">
              <w:rPr>
                <w:rStyle w:val="Hyperlink"/>
                <w:rFonts w:asciiTheme="minorHAnsi" w:eastAsia="Roboto Light" w:hAnsiTheme="minorHAnsi" w:cstheme="minorHAnsi"/>
                <w:noProof/>
                <w:lang w:val="en" w:bidi="en-US"/>
              </w:rPr>
              <w:t>8.</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Deploy &amp; Test</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_Toc207120402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1E85EAC" w14:textId="4AE6A34A" w:rsidR="00BA3A86" w:rsidRPr="00BA3A86" w:rsidRDefault="00BA3A86">
          <w:pPr>
            <w:pStyle w:val="TOC1"/>
            <w:tabs>
              <w:tab w:val="left" w:pos="440"/>
              <w:tab w:val="right" w:leader="dot" w:pos="9628"/>
            </w:tabs>
            <w:rPr>
              <w:rFonts w:asciiTheme="minorHAnsi" w:eastAsiaTheme="minorEastAsia" w:hAnsiTheme="minorHAnsi" w:cstheme="minorHAnsi"/>
              <w:noProof/>
              <w:kern w:val="2"/>
              <w:lang w:val="en-NZ" w:eastAsia="en-NZ"/>
              <w14:ligatures w14:val="standardContextual"/>
            </w:rPr>
          </w:pPr>
          <w:hyperlink w:anchor="_Toc207120403" w:history="1">
            <w:r w:rsidRPr="00BA3A86">
              <w:rPr>
                <w:rStyle w:val="Hyperlink"/>
                <w:rFonts w:asciiTheme="minorHAnsi" w:eastAsia="Roboto Light" w:hAnsiTheme="minorHAnsi" w:cstheme="minorHAnsi"/>
                <w:noProof/>
                <w:lang w:val="en" w:bidi="en-US"/>
              </w:rPr>
              <w:t>9.</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eastAsia="Roboto Light" w:hAnsiTheme="minorHAnsi" w:cstheme="minorHAnsi"/>
                <w:noProof/>
                <w:lang w:val="en" w:bidi="en-US"/>
              </w:rPr>
              <w:t>Code Registration</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_Toc207120403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A84DCE0" w14:textId="347743E7"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4" w:history="1">
            <w:r w:rsidRPr="00BA3A86">
              <w:rPr>
                <w:rStyle w:val="Hyperlink"/>
                <w:rFonts w:asciiTheme="minorHAnsi" w:hAnsiTheme="minorHAnsi" w:cstheme="minorHAnsi"/>
                <w:noProof/>
                <w:lang w:bidi="en-US"/>
              </w:rPr>
              <w:t>10.</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Review and Maintenance</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_Toc207120404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561A68E5" w14:textId="42801666"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5" w:history="1">
            <w:r w:rsidRPr="00BA3A86">
              <w:rPr>
                <w:rStyle w:val="Hyperlink"/>
                <w:rFonts w:asciiTheme="minorHAnsi" w:hAnsiTheme="minorHAnsi" w:cstheme="minorHAnsi"/>
                <w:noProof/>
                <w:lang w:bidi="en-US"/>
              </w:rPr>
              <w:t>11.</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Document Control</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_Toc207120405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4E370C35" w14:textId="5187EB45" w:rsidR="00BA3A86" w:rsidRPr="00BA3A86" w:rsidRDefault="00BA3A86">
          <w:pPr>
            <w:pStyle w:val="TOC1"/>
            <w:tabs>
              <w:tab w:val="left" w:pos="720"/>
              <w:tab w:val="right" w:leader="dot" w:pos="9628"/>
            </w:tabs>
            <w:rPr>
              <w:rFonts w:asciiTheme="minorHAnsi" w:eastAsiaTheme="minorEastAsia" w:hAnsiTheme="minorHAnsi" w:cstheme="minorHAnsi"/>
              <w:noProof/>
              <w:kern w:val="2"/>
              <w:lang w:val="en-NZ" w:eastAsia="en-NZ"/>
              <w14:ligatures w14:val="standardContextual"/>
            </w:rPr>
          </w:pPr>
          <w:hyperlink w:anchor="_Toc207120406" w:history="1">
            <w:r w:rsidRPr="00BA3A86">
              <w:rPr>
                <w:rStyle w:val="Hyperlink"/>
                <w:rFonts w:asciiTheme="minorHAnsi" w:hAnsiTheme="minorHAnsi" w:cstheme="minorHAnsi"/>
                <w:noProof/>
                <w:lang w:bidi="en-US"/>
              </w:rPr>
              <w:t>12.</w:t>
            </w:r>
            <w:r w:rsidRPr="00BA3A86">
              <w:rPr>
                <w:rFonts w:asciiTheme="minorHAnsi" w:eastAsiaTheme="minorEastAsia" w:hAnsiTheme="minorHAnsi" w:cstheme="minorHAnsi"/>
                <w:noProof/>
                <w:kern w:val="2"/>
                <w:lang w:val="en-NZ" w:eastAsia="en-NZ"/>
                <w14:ligatures w14:val="standardContextual"/>
              </w:rPr>
              <w:tab/>
            </w:r>
            <w:r w:rsidRPr="00BA3A86">
              <w:rPr>
                <w:rStyle w:val="Hyperlink"/>
                <w:rFonts w:asciiTheme="minorHAnsi" w:hAnsiTheme="minorHAnsi" w:cstheme="minorHAnsi"/>
                <w:noProof/>
                <w:lang w:bidi="en-US"/>
              </w:rPr>
              <w:t>Revision History</w:t>
            </w:r>
            <w:r w:rsidRPr="00BA3A86">
              <w:rPr>
                <w:rFonts w:asciiTheme="minorHAnsi" w:hAnsiTheme="minorHAnsi" w:cstheme="minorHAnsi"/>
                <w:noProof/>
                <w:webHidden/>
              </w:rPr>
              <w:tab/>
            </w:r>
            <w:r w:rsidRPr="00BA3A86">
              <w:rPr>
                <w:rFonts w:asciiTheme="minorHAnsi" w:hAnsiTheme="minorHAnsi" w:cstheme="minorHAnsi"/>
                <w:noProof/>
                <w:webHidden/>
              </w:rPr>
              <w:fldChar w:fldCharType="begin"/>
            </w:r>
            <w:r w:rsidRPr="00BA3A86">
              <w:rPr>
                <w:rFonts w:asciiTheme="minorHAnsi" w:hAnsiTheme="minorHAnsi" w:cstheme="minorHAnsi"/>
                <w:noProof/>
                <w:webHidden/>
              </w:rPr>
              <w:instrText xml:space="preserve"> PAGEREF _Toc207120406 \h </w:instrText>
            </w:r>
            <w:r w:rsidRPr="00BA3A86">
              <w:rPr>
                <w:rFonts w:asciiTheme="minorHAnsi" w:hAnsiTheme="minorHAnsi" w:cstheme="minorHAnsi"/>
                <w:noProof/>
                <w:webHidden/>
              </w:rPr>
            </w:r>
            <w:r w:rsidRPr="00BA3A86">
              <w:rPr>
                <w:rFonts w:asciiTheme="minorHAnsi" w:hAnsiTheme="minorHAnsi" w:cstheme="minorHAnsi"/>
                <w:noProof/>
                <w:webHidden/>
              </w:rPr>
              <w:fldChar w:fldCharType="separate"/>
            </w:r>
            <w:r w:rsidRPr="00BA3A86">
              <w:rPr>
                <w:rFonts w:asciiTheme="minorHAnsi" w:hAnsiTheme="minorHAnsi" w:cstheme="minorHAnsi"/>
                <w:noProof/>
                <w:webHidden/>
              </w:rPr>
              <w:t>5</w:t>
            </w:r>
            <w:r w:rsidRPr="00BA3A86">
              <w:rPr>
                <w:rFonts w:asciiTheme="minorHAnsi" w:hAnsiTheme="minorHAnsi" w:cstheme="minorHAnsi"/>
                <w:noProof/>
                <w:webHidden/>
              </w:rPr>
              <w:fldChar w:fldCharType="end"/>
            </w:r>
          </w:hyperlink>
        </w:p>
        <w:p w14:paraId="76072C4F" w14:textId="30DC2020" w:rsidR="00A13F45" w:rsidRPr="00647F48" w:rsidRDefault="00A13F45" w:rsidP="00985008">
          <w:r w:rsidRPr="00484BA3">
            <w:rPr>
              <w:rFonts w:cstheme="minorHAnsi"/>
              <w:b/>
              <w:bCs/>
            </w:rPr>
            <w:fldChar w:fldCharType="end"/>
          </w:r>
        </w:p>
      </w:sdtContent>
    </w:sdt>
    <w:p w14:paraId="0C3BD78D" w14:textId="77777777" w:rsidR="00A13F45" w:rsidRPr="00647F48" w:rsidRDefault="00A13F45" w:rsidP="00A13F45">
      <w:pPr>
        <w:rPr>
          <w:rFonts w:eastAsia="Roboto Light" w:cs="Roboto Light"/>
          <w:color w:val="1F497D" w:themeColor="text2"/>
          <w:sz w:val="32"/>
          <w:szCs w:val="32"/>
        </w:rPr>
      </w:pPr>
      <w:r w:rsidRPr="00647F48">
        <w:rPr>
          <w:rFonts w:eastAsia="Roboto Light" w:cs="Roboto Light"/>
          <w:color w:val="1F497D" w:themeColor="text2"/>
          <w:sz w:val="32"/>
          <w:szCs w:val="32"/>
        </w:rPr>
        <w:br w:type="page"/>
      </w:r>
    </w:p>
    <w:p w14:paraId="454F6877" w14:textId="77777777" w:rsidR="007D58D1" w:rsidRDefault="007D58D1" w:rsidP="007D58D1">
      <w:pPr>
        <w:pStyle w:val="Heading1"/>
        <w:rPr>
          <w:rFonts w:eastAsia="Roboto Light"/>
          <w:lang w:val="en"/>
        </w:rPr>
      </w:pPr>
      <w:bookmarkStart w:id="1" w:name="_Toc207120393"/>
      <w:r w:rsidRPr="007D58D1">
        <w:rPr>
          <w:rFonts w:eastAsia="Roboto Light"/>
          <w:lang w:val="en"/>
        </w:rPr>
        <w:lastRenderedPageBreak/>
        <w:t>Purpose</w:t>
      </w:r>
      <w:bookmarkEnd w:id="1"/>
    </w:p>
    <w:p w14:paraId="3228A2A9" w14:textId="77777777" w:rsidR="007D58D1" w:rsidRPr="007D58D1" w:rsidRDefault="007D58D1" w:rsidP="007D58D1">
      <w:pPr>
        <w:rPr>
          <w:lang w:val="en"/>
        </w:rPr>
      </w:pPr>
    </w:p>
    <w:p w14:paraId="12676B75" w14:textId="36683EA0" w:rsidR="007D58D1" w:rsidRDefault="007D58D1" w:rsidP="007D58D1">
      <w:pPr>
        <w:jc w:val="both"/>
        <w:rPr>
          <w:rFonts w:eastAsia="Roboto Light" w:cstheme="majorHAnsi"/>
          <w:lang w:val="en"/>
        </w:rPr>
      </w:pPr>
      <w:r w:rsidRPr="007D58D1">
        <w:rPr>
          <w:rFonts w:eastAsia="Roboto Light" w:cstheme="majorHAnsi"/>
          <w:lang w:val="en"/>
        </w:rPr>
        <w:t xml:space="preserve">This is a process document. The purpose of this document is to outline the steps taken to develop Software at </w:t>
      </w:r>
      <w:r w:rsidR="004B100F">
        <w:rPr>
          <w:rFonts w:eastAsia="Roboto Light" w:cstheme="majorHAnsi"/>
          <w:lang w:val="en"/>
        </w:rPr>
        <w:t>BW Digital</w:t>
      </w:r>
      <w:r w:rsidRPr="007D58D1">
        <w:rPr>
          <w:rFonts w:eastAsia="Roboto Light" w:cstheme="majorHAnsi"/>
          <w:lang w:val="en"/>
        </w:rPr>
        <w:t xml:space="preserve">. </w:t>
      </w:r>
    </w:p>
    <w:p w14:paraId="5ECDA0E0" w14:textId="3F635D4E" w:rsidR="007D58D1" w:rsidRPr="007D58D1" w:rsidRDefault="007D58D1" w:rsidP="007D58D1">
      <w:pPr>
        <w:jc w:val="both"/>
        <w:rPr>
          <w:rFonts w:eastAsia="Roboto Light" w:cstheme="majorHAnsi"/>
          <w:lang w:val="en"/>
        </w:rPr>
      </w:pPr>
    </w:p>
    <w:p w14:paraId="24923342" w14:textId="09E1317F" w:rsidR="007D58D1" w:rsidRDefault="007D58D1" w:rsidP="007D58D1">
      <w:pPr>
        <w:pStyle w:val="Heading1"/>
        <w:rPr>
          <w:rFonts w:eastAsia="Roboto Light"/>
          <w:lang w:val="en"/>
        </w:rPr>
      </w:pPr>
      <w:bookmarkStart w:id="2" w:name="_Toc207120394"/>
      <w:r w:rsidRPr="007D58D1">
        <w:rPr>
          <w:rFonts w:eastAsia="Roboto Light"/>
          <w:lang w:val="en"/>
        </w:rPr>
        <w:t>Process Steps</w:t>
      </w:r>
      <w:bookmarkEnd w:id="2"/>
    </w:p>
    <w:p w14:paraId="01FC4E31" w14:textId="17568F85" w:rsidR="007D58D1" w:rsidRPr="007D58D1" w:rsidRDefault="007D58D1" w:rsidP="007D58D1">
      <w:pPr>
        <w:rPr>
          <w:lang w:val="en"/>
        </w:rPr>
      </w:pPr>
    </w:p>
    <w:p w14:paraId="17C536F5" w14:textId="5DA847C7"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 xml:space="preserve">The following high-level steps are followed by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teams</w:t>
      </w:r>
    </w:p>
    <w:p w14:paraId="03DA0F87" w14:textId="05A8A73F" w:rsidR="007D58D1" w:rsidRPr="007D58D1" w:rsidRDefault="00F038EC" w:rsidP="007D58D1">
      <w:pPr>
        <w:jc w:val="both"/>
        <w:rPr>
          <w:rFonts w:eastAsia="Roboto Light" w:cstheme="majorHAnsi"/>
          <w:lang w:val="en"/>
        </w:rPr>
      </w:pPr>
      <w:ins w:id="3" w:author="Oscar Yip" w:date="2025-09-02T11:50:00Z" w16du:dateUtc="2025-09-01T23:50:00Z">
        <w:r>
          <w:rPr>
            <w:noProof/>
          </w:rPr>
          <mc:AlternateContent>
            <mc:Choice Requires="wps">
              <w:drawing>
                <wp:anchor distT="0" distB="0" distL="114300" distR="114300" simplePos="0" relativeHeight="251665408" behindDoc="1" locked="0" layoutInCell="1" allowOverlap="1" wp14:anchorId="3224C386" wp14:editId="6B23C78C">
                  <wp:simplePos x="0" y="0"/>
                  <wp:positionH relativeFrom="column">
                    <wp:posOffset>925830</wp:posOffset>
                  </wp:positionH>
                  <wp:positionV relativeFrom="paragraph">
                    <wp:posOffset>984857</wp:posOffset>
                  </wp:positionV>
                  <wp:extent cx="789185" cy="397565"/>
                  <wp:effectExtent l="0" t="0" r="11430" b="21590"/>
                  <wp:wrapNone/>
                  <wp:docPr id="1789907113" name="Rectangle 29"/>
                  <wp:cNvGraphicFramePr/>
                  <a:graphic xmlns:a="http://schemas.openxmlformats.org/drawingml/2006/main">
                    <a:graphicData uri="http://schemas.microsoft.com/office/word/2010/wordprocessingShape">
                      <wps:wsp>
                        <wps:cNvSpPr/>
                        <wps:spPr>
                          <a:xfrm>
                            <a:off x="0" y="0"/>
                            <a:ext cx="789185" cy="397565"/>
                          </a:xfrm>
                          <a:prstGeom prst="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E96AA" id="Rectangle 29" o:spid="_x0000_s1026" style="position:absolute;margin-left:72.9pt;margin-top:77.55pt;width:62.15pt;height:31.3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" fillcolor="#4f81bd [3204]" strokecolor="white [3212]" strokeweight="2pt"/>
              </w:pict>
            </mc:Fallback>
          </mc:AlternateContent>
        </w:r>
      </w:ins>
      <w:ins w:id="4" w:author="Oscar Yip" w:date="2025-09-02T11:48:00Z" w16du:dateUtc="2025-09-01T23:48:00Z">
        <w:r w:rsidR="00E96904">
          <w:rPr>
            <w:noProof/>
          </w:rPr>
          <mc:AlternateContent>
            <mc:Choice Requires="wps">
              <w:drawing>
                <wp:anchor distT="0" distB="0" distL="114300" distR="114300" simplePos="0" relativeHeight="251664384" behindDoc="0" locked="0" layoutInCell="1" allowOverlap="1" wp14:anchorId="42A96EBF" wp14:editId="262F31A4">
                  <wp:simplePos x="0" y="0"/>
                  <wp:positionH relativeFrom="column">
                    <wp:posOffset>1000125</wp:posOffset>
                  </wp:positionH>
                  <wp:positionV relativeFrom="paragraph">
                    <wp:posOffset>1027430</wp:posOffset>
                  </wp:positionV>
                  <wp:extent cx="661683" cy="300297"/>
                  <wp:effectExtent l="0" t="0" r="0" b="0"/>
                  <wp:wrapNone/>
                  <wp:docPr id="653420741" name="Rectangle 1"/>
                  <wp:cNvGraphicFramePr/>
                  <a:graphic xmlns:a="http://schemas.openxmlformats.org/drawingml/2006/main">
                    <a:graphicData uri="http://schemas.microsoft.com/office/word/2010/wordprocessingShape">
                      <wps:wsp>
                        <wps:cNvSpPr/>
                        <wps:spPr>
                          <a:xfrm>
                            <a:off x="0" y="0"/>
                            <a:ext cx="661683" cy="300297"/>
                          </a:xfrm>
                          <a:prstGeom prst="rect">
                            <a:avLst/>
                          </a:prstGeom>
                          <a:solidFill>
                            <a:schemeClr val="tx2"/>
                          </a:solidFill>
                          <a:ln w="25400" cap="flat" cmpd="sng">
                            <a:solidFill>
                              <a:schemeClr val="tx2"/>
                            </a:solidFill>
                            <a:prstDash val="solid"/>
                            <a:round/>
                            <a:headEnd type="none" w="sm" len="sm"/>
                            <a:tailEnd type="none" w="sm" len="sm"/>
                          </a:ln>
                        </wps:spPr>
                        <wps:txbx>
                          <w:txbxContent>
                            <w:p w14:paraId="5D123FDB" w14:textId="1A70DDF7" w:rsidR="00E96904" w:rsidRDefault="00E96904" w:rsidP="00E96904">
                              <w:pPr>
                                <w:spacing w:line="215" w:lineRule="auto"/>
                                <w:jc w:val="center"/>
                                <w:textDirection w:val="btLr"/>
                              </w:pPr>
                              <w:del w:id="5" w:author="Oscar Yip" w:date="2025-09-02T11:48:00Z" w16du:dateUtc="2025-09-01T23:48:00Z">
                                <w:r w:rsidDel="00E96904">
                                  <w:rPr>
                                    <w:rFonts w:ascii="Cambria" w:eastAsia="Cambria" w:hAnsi="Cambria" w:cs="Cambria"/>
                                    <w:color w:val="FFFFFF"/>
                                    <w:sz w:val="24"/>
                                  </w:rPr>
                                  <w:delText>Test</w:delText>
                                </w:r>
                              </w:del>
                              <w:ins w:id="6" w:author="Oscar Yip" w:date="2025-09-02T11:48:00Z" w16du:dateUtc="2025-09-01T23:48:00Z">
                                <w:r w:rsidR="00703512">
                                  <w:rPr>
                                    <w:rFonts w:ascii="Cambria" w:eastAsia="Cambria" w:hAnsi="Cambria" w:cs="Cambria"/>
                                    <w:color w:val="FFFFFF"/>
                                    <w:sz w:val="24"/>
                                  </w:rPr>
                                  <w:t>Refine</w:t>
                                </w:r>
                              </w:ins>
                            </w:p>
                          </w:txbxContent>
                        </wps:txbx>
                        <wps:bodyPr spcFirstLastPara="1" wrap="square" lIns="45700" tIns="45700" rIns="45700" bIns="45700" anchor="ctr" anchorCtr="0">
                          <a:noAutofit/>
                        </wps:bodyPr>
                      </wps:wsp>
                    </a:graphicData>
                  </a:graphic>
                </wp:anchor>
              </w:drawing>
            </mc:Choice>
            <mc:Fallback>
              <w:pict>
                <v:rect w14:anchorId="42A96EBF" id="Rectangle 1" o:spid="_x0000_s1026" style="position:absolute;left:0;text-align:left;margin-left:78.75pt;margin-top:80.9pt;width:52.1pt;height:23.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" fillcolor="#1f497d [3215]" strokecolor="#1f497d [3215]" strokeweight="2pt">
                  <v:stroke startarrowwidth="narrow" startarrowlength="short" endarrowwidth="narrow" endarrowlength="short" joinstyle="round"/>
                  <v:textbox inset="1.2694mm,1.2694mm,1.2694mm,1.2694mm">
                    <w:txbxContent>
                      <w:p w14:paraId="5D123FDB" w14:textId="1A70DDF7" w:rsidR="00E96904" w:rsidRDefault="00E96904" w:rsidP="00E96904">
                        <w:pPr>
                          <w:spacing w:line="215" w:lineRule="auto"/>
                          <w:jc w:val="center"/>
                          <w:textDirection w:val="btLr"/>
                        </w:pPr>
                        <w:del w:id="7" w:author="Oscar Yip" w:date="2025-09-02T11:48:00Z" w16du:dateUtc="2025-09-01T23:48:00Z">
                          <w:r w:rsidDel="00E96904">
                            <w:rPr>
                              <w:rFonts w:ascii="Cambria" w:eastAsia="Cambria" w:hAnsi="Cambria" w:cs="Cambria"/>
                              <w:color w:val="FFFFFF"/>
                              <w:sz w:val="24"/>
                            </w:rPr>
                            <w:delText>Test</w:delText>
                          </w:r>
                        </w:del>
                        <w:ins w:id="8" w:author="Oscar Yip" w:date="2025-09-02T11:48:00Z" w16du:dateUtc="2025-09-01T23:48:00Z">
                          <w:r w:rsidR="00703512">
                            <w:rPr>
                              <w:rFonts w:ascii="Cambria" w:eastAsia="Cambria" w:hAnsi="Cambria" w:cs="Cambria"/>
                              <w:color w:val="FFFFFF"/>
                              <w:sz w:val="24"/>
                            </w:rPr>
                            <w:t>Refine</w:t>
                          </w:r>
                        </w:ins>
                      </w:p>
                    </w:txbxContent>
                  </v:textbox>
                </v:rect>
              </w:pict>
            </mc:Fallback>
          </mc:AlternateContent>
        </w:r>
      </w:ins>
      <w:ins w:id="9" w:author="Oscar Yip" w:date="2025-09-01T14:16:00Z" w16du:dateUtc="2025-09-01T02:16:00Z">
        <w:r w:rsidR="00B81B5E">
          <w:rPr>
            <w:rFonts w:eastAsia="Roboto Light" w:cstheme="majorHAnsi"/>
            <w:noProof/>
            <w:lang w:val="en"/>
          </w:rPr>
          <mc:AlternateContent>
            <mc:Choice Requires="wps">
              <w:drawing>
                <wp:anchor distT="0" distB="0" distL="114300" distR="114300" simplePos="0" relativeHeight="251661312" behindDoc="0" locked="0" layoutInCell="1" allowOverlap="1" wp14:anchorId="67F3FA00" wp14:editId="6C35A8F7">
                  <wp:simplePos x="0" y="0"/>
                  <wp:positionH relativeFrom="column">
                    <wp:posOffset>316542</wp:posOffset>
                  </wp:positionH>
                  <wp:positionV relativeFrom="paragraph">
                    <wp:posOffset>641672</wp:posOffset>
                  </wp:positionV>
                  <wp:extent cx="293427" cy="143036"/>
                  <wp:effectExtent l="38100" t="19050" r="11430" b="28575"/>
                  <wp:wrapNone/>
                  <wp:docPr id="185667864" name="Arrow: Up 32"/>
                  <wp:cNvGraphicFramePr/>
                  <a:graphic xmlns:a="http://schemas.openxmlformats.org/drawingml/2006/main">
                    <a:graphicData uri="http://schemas.microsoft.com/office/word/2010/wordprocessingShape">
                      <wps:wsp>
                        <wps:cNvSpPr/>
                        <wps:spPr>
                          <a:xfrm>
                            <a:off x="0" y="0"/>
                            <a:ext cx="293427" cy="143036"/>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128D5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2" o:spid="_x0000_s1026" type="#_x0000_t68" style="position:absolute;margin-left:24.9pt;margin-top:50.55pt;width:23.1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" adj="10800" fillcolor="#4f81bd [3204]" strokecolor="#0a121c [484]" strokeweight="2pt"/>
              </w:pict>
            </mc:Fallback>
          </mc:AlternateContent>
        </w:r>
        <w:r w:rsidR="00B81B5E">
          <w:rPr>
            <w:rFonts w:eastAsia="Roboto Light" w:cstheme="majorHAnsi"/>
            <w:noProof/>
            <w:lang w:val="en"/>
          </w:rPr>
          <mc:AlternateContent>
            <mc:Choice Requires="wps">
              <w:drawing>
                <wp:anchor distT="0" distB="0" distL="114300" distR="114300" simplePos="0" relativeHeight="251660288" behindDoc="0" locked="0" layoutInCell="1" allowOverlap="1" wp14:anchorId="1DFC2311" wp14:editId="207ECB9C">
                  <wp:simplePos x="0" y="0"/>
                  <wp:positionH relativeFrom="column">
                    <wp:posOffset>412674</wp:posOffset>
                  </wp:positionH>
                  <wp:positionV relativeFrom="paragraph">
                    <wp:posOffset>764654</wp:posOffset>
                  </wp:positionV>
                  <wp:extent cx="1924316" cy="238836"/>
                  <wp:effectExtent l="0" t="0" r="19050" b="27940"/>
                  <wp:wrapNone/>
                  <wp:docPr id="1622860046" name="Arrow: Left 31"/>
                  <wp:cNvGraphicFramePr/>
                  <a:graphic xmlns:a="http://schemas.openxmlformats.org/drawingml/2006/main">
                    <a:graphicData uri="http://schemas.microsoft.com/office/word/2010/wordprocessingShape">
                      <wps:wsp>
                        <wps:cNvSpPr/>
                        <wps:spPr>
                          <a:xfrm>
                            <a:off x="0" y="0"/>
                            <a:ext cx="1924316" cy="238836"/>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76C263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1" o:spid="_x0000_s1026" type="#_x0000_t66" style="position:absolute;margin-left:32.5pt;margin-top:60.2pt;width:151.5pt;height:18.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0zVYgIAABgFAAAOAAAAZHJzL2Uyb0RvYy54bWysVFFP2zAQfp+0/2D5fSRpC4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" adj="1340" fillcolor="#4f81bd [3204]" strokecolor="#0a121c [484]" strokeweight="2pt"/>
              </w:pict>
            </mc:Fallback>
          </mc:AlternateContent>
        </w:r>
      </w:ins>
      <w:ins w:id="10" w:author="Oscar Yip" w:date="2025-09-01T14:15:00Z" w16du:dateUtc="2025-09-01T02:15:00Z">
        <w:r w:rsidR="000F0E7F">
          <w:rPr>
            <w:rFonts w:eastAsia="Roboto Light" w:cstheme="majorHAnsi"/>
            <w:noProof/>
            <w:lang w:val="en"/>
          </w:rPr>
          <mc:AlternateContent>
            <mc:Choice Requires="wps">
              <w:drawing>
                <wp:anchor distT="0" distB="0" distL="114300" distR="114300" simplePos="0" relativeHeight="251659264" behindDoc="0" locked="0" layoutInCell="1" allowOverlap="1" wp14:anchorId="1E1C0AA0" wp14:editId="39A634A8">
                  <wp:simplePos x="0" y="0"/>
                  <wp:positionH relativeFrom="column">
                    <wp:posOffset>2166411</wp:posOffset>
                  </wp:positionH>
                  <wp:positionV relativeFrom="paragraph">
                    <wp:posOffset>648648</wp:posOffset>
                  </wp:positionV>
                  <wp:extent cx="279780" cy="150125"/>
                  <wp:effectExtent l="38100" t="0" r="25400" b="40640"/>
                  <wp:wrapNone/>
                  <wp:docPr id="865814292" name="Arrow: Down 29"/>
                  <wp:cNvGraphicFramePr/>
                  <a:graphic xmlns:a="http://schemas.openxmlformats.org/drawingml/2006/main">
                    <a:graphicData uri="http://schemas.microsoft.com/office/word/2010/wordprocessingShape">
                      <wps:wsp>
                        <wps:cNvSpPr/>
                        <wps:spPr>
                          <a:xfrm>
                            <a:off x="0" y="0"/>
                            <a:ext cx="279780" cy="1501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4B408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170.6pt;margin-top:51.05pt;width:22.05pt;height:1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" adj="10800" fillcolor="#4f81bd [3204]" strokecolor="#0a121c [484]" strokeweight="2pt"/>
              </w:pict>
            </mc:Fallback>
          </mc:AlternateContent>
        </w:r>
      </w:ins>
      <w:r w:rsidR="007D58D1" w:rsidRPr="007D58D1">
        <w:rPr>
          <w:rFonts w:eastAsia="Roboto Light" w:cstheme="majorHAnsi"/>
          <w:noProof/>
          <w:lang w:val="en"/>
        </w:rPr>
        <mc:AlternateContent>
          <mc:Choice Requires="wpg">
            <w:drawing>
              <wp:inline distT="0" distB="0" distL="0" distR="0" wp14:anchorId="65B0ABE5" wp14:editId="1FAD9815">
                <wp:extent cx="5643350" cy="2051436"/>
                <wp:effectExtent l="0" t="0" r="0" b="0"/>
                <wp:docPr id="7" name="Group 7"/>
                <wp:cNvGraphicFramePr/>
                <a:graphic xmlns:a="http://schemas.openxmlformats.org/drawingml/2006/main">
                  <a:graphicData uri="http://schemas.microsoft.com/office/word/2010/wordprocessingGroup">
                    <wpg:wgp>
                      <wpg:cNvGrpSpPr/>
                      <wpg:grpSpPr>
                        <a:xfrm>
                          <a:off x="0" y="0"/>
                          <a:ext cx="5643350" cy="2051436"/>
                          <a:chOff x="2602800" y="3342655"/>
                          <a:chExt cx="5643350" cy="2420584"/>
                        </a:xfrm>
                      </wpg:grpSpPr>
                      <wpg:grpSp>
                        <wpg:cNvPr id="1" name="Group 1"/>
                        <wpg:cNvGrpSpPr/>
                        <wpg:grpSpPr>
                          <a:xfrm>
                            <a:off x="2602800" y="3342655"/>
                            <a:ext cx="5643350" cy="2420584"/>
                            <a:chOff x="0" y="-24"/>
                            <a:chExt cx="5643350" cy="2420534"/>
                          </a:xfrm>
                        </wpg:grpSpPr>
                        <wps:wsp>
                          <wps:cNvPr id="2" name="Rectangle 2"/>
                          <wps:cNvSpPr/>
                          <wps:spPr>
                            <a:xfrm>
                              <a:off x="0" y="-24"/>
                              <a:ext cx="5486400" cy="1748036"/>
                            </a:xfrm>
                            <a:prstGeom prst="rect">
                              <a:avLst/>
                            </a:prstGeom>
                            <a:noFill/>
                            <a:ln>
                              <a:noFill/>
                            </a:ln>
                          </wps:spPr>
                          <wps:txbx>
                            <w:txbxContent>
                              <w:p w14:paraId="4CA53AAD"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0" y="231581"/>
                              <a:ext cx="5643350" cy="2188929"/>
                              <a:chOff x="0" y="231581"/>
                              <a:chExt cx="5643350" cy="2188929"/>
                            </a:xfrm>
                          </wpg:grpSpPr>
                          <wps:wsp>
                            <wps:cNvPr id="4" name="Rectangle 4"/>
                            <wps:cNvSpPr/>
                            <wps:spPr>
                              <a:xfrm>
                                <a:off x="156950" y="1545885"/>
                                <a:ext cx="5486400" cy="874625"/>
                              </a:xfrm>
                              <a:prstGeom prst="rect">
                                <a:avLst/>
                              </a:prstGeom>
                              <a:noFill/>
                              <a:ln>
                                <a:noFill/>
                              </a:ln>
                            </wps:spPr>
                            <wps:txbx>
                              <w:txbxContent>
                                <w:p w14:paraId="79C8DF94"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5" name="Rounded Rectangle 5"/>
                            <wps:cNvSpPr/>
                            <wps:spPr>
                              <a:xfrm>
                                <a:off x="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2A361DB7"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6" name="Rectangle 6"/>
                            <wps:cNvSpPr/>
                            <wps:spPr>
                              <a:xfrm>
                                <a:off x="1205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791EAD26" w14:textId="77777777" w:rsidR="007D58D1" w:rsidRDefault="007D58D1" w:rsidP="007D58D1">
                                  <w:pPr>
                                    <w:spacing w:line="215" w:lineRule="auto"/>
                                    <w:jc w:val="center"/>
                                    <w:textDirection w:val="btLr"/>
                                  </w:pPr>
                                  <w:r>
                                    <w:rPr>
                                      <w:rFonts w:ascii="Cambria" w:eastAsia="Cambria" w:hAnsi="Cambria" w:cs="Cambria"/>
                                      <w:color w:val="FFFFFF"/>
                                      <w:sz w:val="24"/>
                                    </w:rPr>
                                    <w:t>Develop</w:t>
                                  </w:r>
                                  <w:r>
                                    <w:rPr>
                                      <w:rFonts w:ascii="Cambria" w:eastAsia="Cambria" w:hAnsi="Cambria" w:cs="Cambria"/>
                                      <w:color w:val="000000"/>
                                      <w:sz w:val="24"/>
                                    </w:rPr>
                                    <w:t xml:space="preserve"> </w:t>
                                  </w:r>
                                </w:p>
                              </w:txbxContent>
                            </wps:txbx>
                            <wps:bodyPr spcFirstLastPara="1" wrap="square" lIns="45700" tIns="45700" rIns="45700" bIns="45700" anchor="ctr" anchorCtr="0">
                              <a:noAutofit/>
                            </wps:bodyPr>
                          </wps:wsp>
                          <wps:wsp>
                            <wps:cNvPr id="9" name="Right Arrow 9"/>
                            <wps:cNvSpPr/>
                            <wps:spPr>
                              <a:xfrm>
                                <a:off x="754380" y="352282"/>
                                <a:ext cx="145389" cy="170078"/>
                              </a:xfrm>
                              <a:prstGeom prst="rightArrow">
                                <a:avLst>
                                  <a:gd name="adj1" fmla="val 60000"/>
                                  <a:gd name="adj2" fmla="val 50000"/>
                                </a:avLst>
                              </a:prstGeom>
                              <a:solidFill>
                                <a:srgbClr val="B1C0D7"/>
                              </a:solidFill>
                              <a:ln>
                                <a:noFill/>
                              </a:ln>
                            </wps:spPr>
                            <wps:txbx>
                              <w:txbxContent>
                                <w:p w14:paraId="28E5896F"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0" name="Rectangle 10"/>
                            <wps:cNvSpPr/>
                            <wps:spPr>
                              <a:xfrm>
                                <a:off x="754380" y="386298"/>
                                <a:ext cx="101772" cy="102046"/>
                              </a:xfrm>
                              <a:prstGeom prst="rect">
                                <a:avLst/>
                              </a:prstGeom>
                              <a:noFill/>
                              <a:ln>
                                <a:noFill/>
                              </a:ln>
                            </wps:spPr>
                            <wps:txbx>
                              <w:txbxContent>
                                <w:p w14:paraId="08D64045"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1" name="Rounded Rectangle 11"/>
                            <wps:cNvSpPr/>
                            <wps:spPr>
                              <a:xfrm>
                                <a:off x="96012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1E6C3B7C"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2" name="Rectangle 12"/>
                            <wps:cNvSpPr/>
                            <wps:spPr>
                              <a:xfrm>
                                <a:off x="972172" y="250927"/>
                                <a:ext cx="661695" cy="387375"/>
                              </a:xfrm>
                              <a:prstGeom prst="rect">
                                <a:avLst/>
                              </a:prstGeom>
                              <a:solidFill>
                                <a:schemeClr val="tx2"/>
                              </a:solidFill>
                              <a:ln w="25400" cap="flat" cmpd="sng">
                                <a:solidFill>
                                  <a:schemeClr val="tx2"/>
                                </a:solidFill>
                                <a:prstDash val="solid"/>
                                <a:round/>
                                <a:headEnd type="none" w="sm" len="sm"/>
                                <a:tailEnd type="none" w="sm" len="sm"/>
                              </a:ln>
                            </wps:spPr>
                            <wps:txbx>
                              <w:txbxContent>
                                <w:p w14:paraId="3932C22A"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wps:txbx>
                            <wps:bodyPr spcFirstLastPara="1" wrap="square" lIns="45700" tIns="45700" rIns="45700" bIns="45700" anchor="ctr" anchorCtr="0">
                              <a:noAutofit/>
                            </wps:bodyPr>
                          </wps:wsp>
                          <wps:wsp>
                            <wps:cNvPr id="13" name="Right Arrow 13"/>
                            <wps:cNvSpPr/>
                            <wps:spPr>
                              <a:xfrm>
                                <a:off x="1714500" y="352282"/>
                                <a:ext cx="145389" cy="170078"/>
                              </a:xfrm>
                              <a:prstGeom prst="rightArrow">
                                <a:avLst>
                                  <a:gd name="adj1" fmla="val 60000"/>
                                  <a:gd name="adj2" fmla="val 50000"/>
                                </a:avLst>
                              </a:prstGeom>
                              <a:solidFill>
                                <a:srgbClr val="B1C0D7"/>
                              </a:solidFill>
                              <a:ln>
                                <a:noFill/>
                              </a:ln>
                            </wps:spPr>
                            <wps:txbx>
                              <w:txbxContent>
                                <w:p w14:paraId="6B4F8EFC"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4" name="Rectangle 14"/>
                            <wps:cNvSpPr/>
                            <wps:spPr>
                              <a:xfrm>
                                <a:off x="1714500" y="386298"/>
                                <a:ext cx="101772" cy="102046"/>
                              </a:xfrm>
                              <a:prstGeom prst="rect">
                                <a:avLst/>
                              </a:prstGeom>
                              <a:noFill/>
                              <a:ln>
                                <a:noFill/>
                              </a:ln>
                            </wps:spPr>
                            <wps:txbx>
                              <w:txbxContent>
                                <w:p w14:paraId="662D4F8F"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5" name="Rounded Rectangle 15"/>
                            <wps:cNvSpPr/>
                            <wps:spPr>
                              <a:xfrm>
                                <a:off x="192024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351FE15"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6" name="Rectangle 16"/>
                            <wps:cNvSpPr/>
                            <wps:spPr>
                              <a:xfrm>
                                <a:off x="193229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2B8D635E" w14:textId="77777777" w:rsidR="007D58D1" w:rsidRDefault="007D58D1" w:rsidP="007D58D1">
                                  <w:pPr>
                                    <w:spacing w:line="215" w:lineRule="auto"/>
                                    <w:jc w:val="center"/>
                                    <w:textDirection w:val="btLr"/>
                                  </w:pPr>
                                  <w:r>
                                    <w:rPr>
                                      <w:rFonts w:ascii="Cambria" w:eastAsia="Cambria" w:hAnsi="Cambria" w:cs="Cambria"/>
                                      <w:color w:val="FFFFFF"/>
                                      <w:sz w:val="24"/>
                                    </w:rPr>
                                    <w:t>Review</w:t>
                                  </w:r>
                                </w:p>
                              </w:txbxContent>
                            </wps:txbx>
                            <wps:bodyPr spcFirstLastPara="1" wrap="square" lIns="45700" tIns="45700" rIns="45700" bIns="45700" anchor="ctr" anchorCtr="0">
                              <a:noAutofit/>
                            </wps:bodyPr>
                          </wps:wsp>
                          <wps:wsp>
                            <wps:cNvPr id="17" name="Right Arrow 17"/>
                            <wps:cNvSpPr/>
                            <wps:spPr>
                              <a:xfrm>
                                <a:off x="2674620" y="352282"/>
                                <a:ext cx="145389" cy="170078"/>
                              </a:xfrm>
                              <a:prstGeom prst="rightArrow">
                                <a:avLst>
                                  <a:gd name="adj1" fmla="val 60000"/>
                                  <a:gd name="adj2" fmla="val 50000"/>
                                </a:avLst>
                              </a:prstGeom>
                              <a:solidFill>
                                <a:srgbClr val="B1C0D7"/>
                              </a:solidFill>
                              <a:ln>
                                <a:noFill/>
                              </a:ln>
                            </wps:spPr>
                            <wps:txbx>
                              <w:txbxContent>
                                <w:p w14:paraId="6A29CAD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18" name="Rectangle 18"/>
                            <wps:cNvSpPr/>
                            <wps:spPr>
                              <a:xfrm>
                                <a:off x="2674620" y="386298"/>
                                <a:ext cx="101772" cy="102046"/>
                              </a:xfrm>
                              <a:prstGeom prst="rect">
                                <a:avLst/>
                              </a:prstGeom>
                              <a:noFill/>
                              <a:ln>
                                <a:noFill/>
                              </a:ln>
                            </wps:spPr>
                            <wps:txbx>
                              <w:txbxContent>
                                <w:p w14:paraId="60567A35"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19" name="Rounded Rectangle 19"/>
                            <wps:cNvSpPr/>
                            <wps:spPr>
                              <a:xfrm>
                                <a:off x="288036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09B2BA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0" name="Rectangle 20"/>
                            <wps:cNvSpPr/>
                            <wps:spPr>
                              <a:xfrm>
                                <a:off x="289241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0BE59A4E" w14:textId="77777777" w:rsidR="007D58D1" w:rsidRDefault="007D58D1" w:rsidP="007D58D1">
                                  <w:pPr>
                                    <w:spacing w:line="215" w:lineRule="auto"/>
                                    <w:jc w:val="center"/>
                                    <w:textDirection w:val="btLr"/>
                                  </w:pPr>
                                  <w:r>
                                    <w:rPr>
                                      <w:rFonts w:ascii="Cambria" w:eastAsia="Cambria" w:hAnsi="Cambria" w:cs="Cambria"/>
                                      <w:color w:val="FFFFFF"/>
                                    </w:rPr>
                                    <w:t>Approve</w:t>
                                  </w:r>
                                </w:p>
                              </w:txbxContent>
                            </wps:txbx>
                            <wps:bodyPr spcFirstLastPara="1" wrap="square" lIns="45700" tIns="45700" rIns="45700" bIns="45700" anchor="ctr" anchorCtr="0">
                              <a:noAutofit/>
                            </wps:bodyPr>
                          </wps:wsp>
                          <wps:wsp>
                            <wps:cNvPr id="21" name="Right Arrow 21"/>
                            <wps:cNvSpPr/>
                            <wps:spPr>
                              <a:xfrm>
                                <a:off x="3634740" y="352282"/>
                                <a:ext cx="145389" cy="170078"/>
                              </a:xfrm>
                              <a:prstGeom prst="rightArrow">
                                <a:avLst>
                                  <a:gd name="adj1" fmla="val 60000"/>
                                  <a:gd name="adj2" fmla="val 50000"/>
                                </a:avLst>
                              </a:prstGeom>
                              <a:solidFill>
                                <a:srgbClr val="B1C0D7"/>
                              </a:solidFill>
                              <a:ln>
                                <a:noFill/>
                              </a:ln>
                            </wps:spPr>
                            <wps:txbx>
                              <w:txbxContent>
                                <w:p w14:paraId="025D5B83"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2" name="Rectangle 22"/>
                            <wps:cNvSpPr/>
                            <wps:spPr>
                              <a:xfrm>
                                <a:off x="3634740" y="386298"/>
                                <a:ext cx="101772" cy="102046"/>
                              </a:xfrm>
                              <a:prstGeom prst="rect">
                                <a:avLst/>
                              </a:prstGeom>
                              <a:noFill/>
                              <a:ln>
                                <a:noFill/>
                              </a:ln>
                            </wps:spPr>
                            <wps:txbx>
                              <w:txbxContent>
                                <w:p w14:paraId="528C5468"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23" name="Rounded Rectangle 23"/>
                            <wps:cNvSpPr/>
                            <wps:spPr>
                              <a:xfrm>
                                <a:off x="384048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6C8EECE0"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4" name="Rectangle 24"/>
                            <wps:cNvSpPr/>
                            <wps:spPr>
                              <a:xfrm>
                                <a:off x="385253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42224F13" w14:textId="77777777" w:rsidR="007D58D1" w:rsidRDefault="007D58D1" w:rsidP="007D58D1">
                                  <w:pPr>
                                    <w:spacing w:line="215" w:lineRule="auto"/>
                                    <w:jc w:val="center"/>
                                    <w:textDirection w:val="btLr"/>
                                  </w:pPr>
                                  <w:r>
                                    <w:rPr>
                                      <w:rFonts w:ascii="Cambria" w:eastAsia="Cambria" w:hAnsi="Cambria" w:cs="Cambria"/>
                                      <w:color w:val="FFFFFF"/>
                                      <w:sz w:val="24"/>
                                    </w:rPr>
                                    <w:t>Deploy</w:t>
                                  </w:r>
                                </w:p>
                              </w:txbxContent>
                            </wps:txbx>
                            <wps:bodyPr spcFirstLastPara="1" wrap="square" lIns="45700" tIns="45700" rIns="45700" bIns="45700" anchor="ctr" anchorCtr="0">
                              <a:noAutofit/>
                            </wps:bodyPr>
                          </wps:wsp>
                          <wps:wsp>
                            <wps:cNvPr id="25" name="Right Arrow 25"/>
                            <wps:cNvSpPr/>
                            <wps:spPr>
                              <a:xfrm>
                                <a:off x="4594860" y="352282"/>
                                <a:ext cx="145389" cy="170078"/>
                              </a:xfrm>
                              <a:prstGeom prst="rightArrow">
                                <a:avLst>
                                  <a:gd name="adj1" fmla="val 60000"/>
                                  <a:gd name="adj2" fmla="val 50000"/>
                                </a:avLst>
                              </a:prstGeom>
                              <a:solidFill>
                                <a:srgbClr val="B1C0D7"/>
                              </a:solidFill>
                              <a:ln>
                                <a:noFill/>
                              </a:ln>
                            </wps:spPr>
                            <wps:txbx>
                              <w:txbxContent>
                                <w:p w14:paraId="394075ED"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6" name="Rectangle 26"/>
                            <wps:cNvSpPr/>
                            <wps:spPr>
                              <a:xfrm>
                                <a:off x="4594860" y="386298"/>
                                <a:ext cx="101772" cy="102046"/>
                              </a:xfrm>
                              <a:prstGeom prst="rect">
                                <a:avLst/>
                              </a:prstGeom>
                              <a:noFill/>
                              <a:ln>
                                <a:noFill/>
                              </a:ln>
                            </wps:spPr>
                            <wps:txbx>
                              <w:txbxContent>
                                <w:p w14:paraId="78F8DFC2" w14:textId="77777777" w:rsidR="007D58D1" w:rsidRDefault="007D58D1" w:rsidP="007D58D1">
                                  <w:pPr>
                                    <w:spacing w:line="215" w:lineRule="auto"/>
                                    <w:jc w:val="center"/>
                                    <w:textDirection w:val="btLr"/>
                                  </w:pPr>
                                </w:p>
                              </w:txbxContent>
                            </wps:txbx>
                            <wps:bodyPr spcFirstLastPara="1" wrap="square" lIns="0" tIns="0" rIns="0" bIns="0" anchor="ctr" anchorCtr="0">
                              <a:noAutofit/>
                            </wps:bodyPr>
                          </wps:wsp>
                          <wps:wsp>
                            <wps:cNvPr id="27" name="Rounded Rectangle 27"/>
                            <wps:cNvSpPr/>
                            <wps:spPr>
                              <a:xfrm>
                                <a:off x="4800600" y="231581"/>
                                <a:ext cx="685799" cy="411480"/>
                              </a:xfrm>
                              <a:prstGeom prst="roundRect">
                                <a:avLst>
                                  <a:gd name="adj" fmla="val 10000"/>
                                </a:avLst>
                              </a:prstGeom>
                              <a:solidFill>
                                <a:schemeClr val="accent1"/>
                              </a:solidFill>
                              <a:ln w="25400" cap="flat" cmpd="sng">
                                <a:solidFill>
                                  <a:schemeClr val="lt1"/>
                                </a:solidFill>
                                <a:prstDash val="solid"/>
                                <a:round/>
                                <a:headEnd type="none" w="sm" len="sm"/>
                                <a:tailEnd type="none" w="sm" len="sm"/>
                              </a:ln>
                            </wps:spPr>
                            <wps:txbx>
                              <w:txbxContent>
                                <w:p w14:paraId="7EAD0D6F" w14:textId="77777777" w:rsidR="007D58D1" w:rsidRDefault="007D58D1" w:rsidP="007D58D1">
                                  <w:pPr>
                                    <w:spacing w:line="240" w:lineRule="auto"/>
                                    <w:textDirection w:val="btLr"/>
                                  </w:pPr>
                                </w:p>
                              </w:txbxContent>
                            </wps:txbx>
                            <wps:bodyPr spcFirstLastPara="1" wrap="square" lIns="91425" tIns="91425" rIns="91425" bIns="91425" anchor="ctr" anchorCtr="0">
                              <a:noAutofit/>
                            </wps:bodyPr>
                          </wps:wsp>
                          <wps:wsp>
                            <wps:cNvPr id="28" name="Rectangle 28"/>
                            <wps:cNvSpPr/>
                            <wps:spPr>
                              <a:xfrm>
                                <a:off x="4812652" y="243633"/>
                                <a:ext cx="661695" cy="387376"/>
                              </a:xfrm>
                              <a:prstGeom prst="rect">
                                <a:avLst/>
                              </a:prstGeom>
                              <a:solidFill>
                                <a:schemeClr val="tx2"/>
                              </a:solidFill>
                              <a:ln w="25400" cap="flat" cmpd="sng">
                                <a:solidFill>
                                  <a:schemeClr val="tx2"/>
                                </a:solidFill>
                                <a:prstDash val="solid"/>
                                <a:round/>
                                <a:headEnd type="none" w="sm" len="sm"/>
                                <a:tailEnd type="none" w="sm" len="sm"/>
                              </a:ln>
                            </wps:spPr>
                            <wps:txbx>
                              <w:txbxContent>
                                <w:p w14:paraId="4FE9542F" w14:textId="1CFF603E" w:rsidR="007D58D1" w:rsidRDefault="007D58D1" w:rsidP="007D58D1">
                                  <w:pPr>
                                    <w:spacing w:line="215" w:lineRule="auto"/>
                                    <w:jc w:val="center"/>
                                    <w:textDirection w:val="btLr"/>
                                  </w:pPr>
                                  <w:del w:id="11" w:author="Oscar Yip" w:date="2025-09-01T14:12:00Z" w16du:dateUtc="2025-09-01T02:12:00Z">
                                    <w:r w:rsidDel="0056516C">
                                      <w:rPr>
                                        <w:rFonts w:ascii="Cambria" w:eastAsia="Cambria" w:hAnsi="Cambria" w:cs="Cambria"/>
                                        <w:color w:val="FFFFFF"/>
                                        <w:sz w:val="24"/>
                                      </w:rPr>
                                      <w:delText>Test</w:delText>
                                    </w:r>
                                  </w:del>
                                  <w:ins w:id="12" w:author="Oscar Yip" w:date="2025-09-01T14:12:00Z" w16du:dateUtc="2025-09-01T02:12:00Z">
                                    <w:r w:rsidR="0056516C">
                                      <w:rPr>
                                        <w:rFonts w:ascii="Cambria" w:eastAsia="Cambria" w:hAnsi="Cambria" w:cs="Cambria"/>
                                        <w:color w:val="FFFFFF"/>
                                        <w:sz w:val="24"/>
                                      </w:rPr>
                                      <w:t>Support</w:t>
                                    </w:r>
                                  </w:ins>
                                </w:p>
                              </w:txbxContent>
                            </wps:txbx>
                            <wps:bodyPr spcFirstLastPara="1" wrap="square" lIns="45700" tIns="45700" rIns="45700" bIns="45700" anchor="ctr" anchorCtr="0">
                              <a:noAutofit/>
                            </wps:bodyPr>
                          </wps:wsp>
                        </wpg:grpSp>
                      </wpg:grpSp>
                    </wpg:wgp>
                  </a:graphicData>
                </a:graphic>
              </wp:inline>
            </w:drawing>
          </mc:Choice>
          <mc:Fallback>
            <w:pict>
              <v:group w14:anchorId="65B0ABE5" id="Group 7" o:spid="_x0000_s1027" style="width:444.35pt;height:161.55pt;mso-position-horizontal-relative:char;mso-position-vertical-relative:line" coordorigin="26028,33426" coordsize="56433,2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">
                <v:group id="Group 1" o:spid="_x0000_s1028" style="position:absolute;left:26028;top:33426;width:56433;height:24206" coordorigin="" coordsize="56433,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width:54864;height:17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A53AAD" w14:textId="77777777" w:rsidR="007D58D1" w:rsidRDefault="007D58D1" w:rsidP="007D58D1">
                          <w:pPr>
                            <w:spacing w:line="240" w:lineRule="auto"/>
                            <w:textDirection w:val="btLr"/>
                          </w:pPr>
                        </w:p>
                      </w:txbxContent>
                    </v:textbox>
                  </v:rect>
                  <v:group id="Group 3" o:spid="_x0000_s1030" style="position:absolute;top:2315;width:56433;height:21890" coordorigin=",2315" coordsize="56433,21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left:1569;top:15458;width:54864;height:8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9C8DF94" w14:textId="77777777" w:rsidR="007D58D1" w:rsidRDefault="007D58D1" w:rsidP="007D58D1">
                            <w:pPr>
                              <w:spacing w:line="240" w:lineRule="auto"/>
                              <w:textDirection w:val="btLr"/>
                            </w:pPr>
                          </w:p>
                        </w:txbxContent>
                      </v:textbox>
                    </v:rect>
                    <v:roundrect id="Rounded Rectangle 5" o:spid="_x0000_s1032" style="position:absolute;top:2315;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2A361DB7" w14:textId="77777777" w:rsidR="007D58D1" w:rsidRDefault="007D58D1" w:rsidP="007D58D1">
                            <w:pPr>
                              <w:spacing w:line="240" w:lineRule="auto"/>
                              <w:textDirection w:val="btLr"/>
                            </w:pPr>
                          </w:p>
                        </w:txbxContent>
                      </v:textbox>
                    </v:roundrect>
                    <v:rect id="Rectangle 6" o:spid="_x0000_s1033" style="position:absolute;left:120;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" fillcolor="#1f497d [3215]" strokecolor="#1f497d [3215]" strokeweight="2pt">
                      <v:stroke startarrowwidth="narrow" startarrowlength="short" endarrowwidth="narrow" endarrowlength="short" joinstyle="round"/>
                      <v:textbox inset="1.2694mm,1.2694mm,1.2694mm,1.2694mm">
                        <w:txbxContent>
                          <w:p w14:paraId="791EAD26" w14:textId="77777777" w:rsidR="007D58D1" w:rsidRDefault="007D58D1" w:rsidP="007D58D1">
                            <w:pPr>
                              <w:spacing w:line="215" w:lineRule="auto"/>
                              <w:jc w:val="center"/>
                              <w:textDirection w:val="btLr"/>
                            </w:pPr>
                            <w:r>
                              <w:rPr>
                                <w:rFonts w:ascii="Cambria" w:eastAsia="Cambria" w:hAnsi="Cambria" w:cs="Cambria"/>
                                <w:color w:val="FFFFFF"/>
                                <w:sz w:val="24"/>
                              </w:rPr>
                              <w:t>Develop</w:t>
                            </w:r>
                            <w:r>
                              <w:rPr>
                                <w:rFonts w:ascii="Cambria" w:eastAsia="Cambria" w:hAnsi="Cambria" w:cs="Cambria"/>
                                <w:color w:val="000000"/>
                                <w:sz w:val="24"/>
                              </w:rPr>
                              <w:t xml:space="preserve"> </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34" type="#_x0000_t13" style="position:absolute;left:7543;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" adj="10800,4320" fillcolor="#b1c0d7" stroked="f">
                      <v:textbox inset="2.53958mm,2.53958mm,2.53958mm,2.53958mm">
                        <w:txbxContent>
                          <w:p w14:paraId="28E5896F" w14:textId="77777777" w:rsidR="007D58D1" w:rsidRDefault="007D58D1" w:rsidP="007D58D1">
                            <w:pPr>
                              <w:spacing w:line="240" w:lineRule="auto"/>
                              <w:textDirection w:val="btLr"/>
                            </w:pPr>
                          </w:p>
                        </w:txbxContent>
                      </v:textbox>
                    </v:shape>
                    <v:rect id="Rectangle 10" o:spid="_x0000_s1035" style="position:absolute;left:7543;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" filled="f" stroked="f">
                      <v:textbox inset="0,0,0,0">
                        <w:txbxContent>
                          <w:p w14:paraId="08D64045" w14:textId="77777777" w:rsidR="007D58D1" w:rsidRDefault="007D58D1" w:rsidP="007D58D1">
                            <w:pPr>
                              <w:spacing w:line="215" w:lineRule="auto"/>
                              <w:jc w:val="center"/>
                              <w:textDirection w:val="btLr"/>
                            </w:pPr>
                          </w:p>
                        </w:txbxContent>
                      </v:textbox>
                    </v:rect>
                    <v:roundrect id="Rounded Rectangle 11" o:spid="_x0000_s1036" style="position:absolute;left:9601;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1E6C3B7C" w14:textId="77777777" w:rsidR="007D58D1" w:rsidRDefault="007D58D1" w:rsidP="007D58D1">
                            <w:pPr>
                              <w:spacing w:line="240" w:lineRule="auto"/>
                              <w:textDirection w:val="btLr"/>
                            </w:pPr>
                          </w:p>
                        </w:txbxContent>
                      </v:textbox>
                    </v:roundrect>
                    <v:rect id="Rectangle 12" o:spid="_x0000_s1037" style="position:absolute;left:9721;top:2509;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3932C22A" w14:textId="77777777" w:rsidR="007D58D1" w:rsidRDefault="007D58D1" w:rsidP="007D58D1">
                            <w:pPr>
                              <w:spacing w:line="215" w:lineRule="auto"/>
                              <w:jc w:val="center"/>
                              <w:textDirection w:val="btLr"/>
                            </w:pPr>
                            <w:r>
                              <w:rPr>
                                <w:rFonts w:ascii="Cambria" w:eastAsia="Cambria" w:hAnsi="Cambria" w:cs="Cambria"/>
                                <w:color w:val="FFFFFF"/>
                                <w:sz w:val="24"/>
                              </w:rPr>
                              <w:t>Test</w:t>
                            </w:r>
                          </w:p>
                        </w:txbxContent>
                      </v:textbox>
                    </v:rect>
                    <v:shape id="Right Arrow 13" o:spid="_x0000_s1038" type="#_x0000_t13" style="position:absolute;left:17145;top:3522;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" adj="10800,4320" fillcolor="#b1c0d7" stroked="f">
                      <v:textbox inset="2.53958mm,2.53958mm,2.53958mm,2.53958mm">
                        <w:txbxContent>
                          <w:p w14:paraId="6B4F8EFC" w14:textId="77777777" w:rsidR="007D58D1" w:rsidRDefault="007D58D1" w:rsidP="007D58D1">
                            <w:pPr>
                              <w:spacing w:line="240" w:lineRule="auto"/>
                              <w:textDirection w:val="btLr"/>
                            </w:pPr>
                          </w:p>
                        </w:txbxContent>
                      </v:textbox>
                    </v:shape>
                    <v:rect id="Rectangle 14" o:spid="_x0000_s1039" style="position:absolute;left:17145;top:3862;width:1017;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" filled="f" stroked="f">
                      <v:textbox inset="0,0,0,0">
                        <w:txbxContent>
                          <w:p w14:paraId="662D4F8F" w14:textId="77777777" w:rsidR="007D58D1" w:rsidRDefault="007D58D1" w:rsidP="007D58D1">
                            <w:pPr>
                              <w:spacing w:line="215" w:lineRule="auto"/>
                              <w:jc w:val="center"/>
                              <w:textDirection w:val="btLr"/>
                            </w:pPr>
                          </w:p>
                        </w:txbxContent>
                      </v:textbox>
                    </v:rect>
                    <v:roundrect id="Rounded Rectangle 15" o:spid="_x0000_s1040" style="position:absolute;left:19202;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7351FE15" w14:textId="77777777" w:rsidR="007D58D1" w:rsidRDefault="007D58D1" w:rsidP="007D58D1">
                            <w:pPr>
                              <w:spacing w:line="240" w:lineRule="auto"/>
                              <w:textDirection w:val="btLr"/>
                            </w:pPr>
                          </w:p>
                        </w:txbxContent>
                      </v:textbox>
                    </v:roundrect>
                    <v:rect id="Rectangle 16" o:spid="_x0000_s1041" style="position:absolute;left:19322;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" fillcolor="#1f497d [3215]" strokecolor="#1f497d [3215]" strokeweight="2pt">
                      <v:stroke startarrowwidth="narrow" startarrowlength="short" endarrowwidth="narrow" endarrowlength="short" joinstyle="round"/>
                      <v:textbox inset="1.2694mm,1.2694mm,1.2694mm,1.2694mm">
                        <w:txbxContent>
                          <w:p w14:paraId="2B8D635E" w14:textId="77777777" w:rsidR="007D58D1" w:rsidRDefault="007D58D1" w:rsidP="007D58D1">
                            <w:pPr>
                              <w:spacing w:line="215" w:lineRule="auto"/>
                              <w:jc w:val="center"/>
                              <w:textDirection w:val="btLr"/>
                            </w:pPr>
                            <w:r>
                              <w:rPr>
                                <w:rFonts w:ascii="Cambria" w:eastAsia="Cambria" w:hAnsi="Cambria" w:cs="Cambria"/>
                                <w:color w:val="FFFFFF"/>
                                <w:sz w:val="24"/>
                              </w:rPr>
                              <w:t>Review</w:t>
                            </w:r>
                          </w:p>
                        </w:txbxContent>
                      </v:textbox>
                    </v:rect>
                    <v:shape id="Right Arrow 17" o:spid="_x0000_s1042" type="#_x0000_t13" style="position:absolute;left:26746;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" adj="10800,4320" fillcolor="#b1c0d7" stroked="f">
                      <v:textbox inset="2.53958mm,2.53958mm,2.53958mm,2.53958mm">
                        <w:txbxContent>
                          <w:p w14:paraId="6A29CAD0" w14:textId="77777777" w:rsidR="007D58D1" w:rsidRDefault="007D58D1" w:rsidP="007D58D1">
                            <w:pPr>
                              <w:spacing w:line="240" w:lineRule="auto"/>
                              <w:textDirection w:val="btLr"/>
                            </w:pPr>
                          </w:p>
                        </w:txbxContent>
                      </v:textbox>
                    </v:shape>
                    <v:rect id="Rectangle 18" o:spid="_x0000_s1043" style="position:absolute;left:26746;top:3862;width:1017;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" filled="f" stroked="f">
                      <v:textbox inset="0,0,0,0">
                        <w:txbxContent>
                          <w:p w14:paraId="60567A35" w14:textId="77777777" w:rsidR="007D58D1" w:rsidRDefault="007D58D1" w:rsidP="007D58D1">
                            <w:pPr>
                              <w:spacing w:line="215" w:lineRule="auto"/>
                              <w:jc w:val="center"/>
                              <w:textDirection w:val="btLr"/>
                            </w:pPr>
                          </w:p>
                        </w:txbxContent>
                      </v:textbox>
                    </v:rect>
                    <v:roundrect id="Rounded Rectangle 19" o:spid="_x0000_s1044" style="position:absolute;left:28803;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" fillcolor="#4f81bd [3204]" strokecolor="white [3201]" strokeweight="2pt">
                      <v:stroke startarrowwidth="narrow" startarrowlength="short" endarrowwidth="narrow" endarrowlength="short"/>
                      <v:textbox inset="2.53958mm,2.53958mm,2.53958mm,2.53958mm">
                        <w:txbxContent>
                          <w:p w14:paraId="709B2BA0" w14:textId="77777777" w:rsidR="007D58D1" w:rsidRDefault="007D58D1" w:rsidP="007D58D1">
                            <w:pPr>
                              <w:spacing w:line="240" w:lineRule="auto"/>
                              <w:textDirection w:val="btLr"/>
                            </w:pPr>
                          </w:p>
                        </w:txbxContent>
                      </v:textbox>
                    </v:roundrect>
                    <v:rect id="Rectangle 20" o:spid="_x0000_s1045" style="position:absolute;left:28924;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0BE59A4E" w14:textId="77777777" w:rsidR="007D58D1" w:rsidRDefault="007D58D1" w:rsidP="007D58D1">
                            <w:pPr>
                              <w:spacing w:line="215" w:lineRule="auto"/>
                              <w:jc w:val="center"/>
                              <w:textDirection w:val="btLr"/>
                            </w:pPr>
                            <w:r>
                              <w:rPr>
                                <w:rFonts w:ascii="Cambria" w:eastAsia="Cambria" w:hAnsi="Cambria" w:cs="Cambria"/>
                                <w:color w:val="FFFFFF"/>
                              </w:rPr>
                              <w:t>Approve</w:t>
                            </w:r>
                          </w:p>
                        </w:txbxContent>
                      </v:textbox>
                    </v:rect>
                    <v:shape id="Right Arrow 21" o:spid="_x0000_s1046" type="#_x0000_t13" style="position:absolute;left:36347;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" adj="10800,4320" fillcolor="#b1c0d7" stroked="f">
                      <v:textbox inset="2.53958mm,2.53958mm,2.53958mm,2.53958mm">
                        <w:txbxContent>
                          <w:p w14:paraId="025D5B83" w14:textId="77777777" w:rsidR="007D58D1" w:rsidRDefault="007D58D1" w:rsidP="007D58D1">
                            <w:pPr>
                              <w:spacing w:line="240" w:lineRule="auto"/>
                              <w:textDirection w:val="btLr"/>
                            </w:pPr>
                          </w:p>
                        </w:txbxContent>
                      </v:textbox>
                    </v:shape>
                    <v:rect id="Rectangle 22" o:spid="_x0000_s1047" style="position:absolute;left:36347;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" filled="f" stroked="f">
                      <v:textbox inset="0,0,0,0">
                        <w:txbxContent>
                          <w:p w14:paraId="528C5468" w14:textId="77777777" w:rsidR="007D58D1" w:rsidRDefault="007D58D1" w:rsidP="007D58D1">
                            <w:pPr>
                              <w:spacing w:line="215" w:lineRule="auto"/>
                              <w:jc w:val="center"/>
                              <w:textDirection w:val="btLr"/>
                            </w:pPr>
                          </w:p>
                        </w:txbxContent>
                      </v:textbox>
                    </v:rect>
                    <v:roundrect id="Rounded Rectangle 23" o:spid="_x0000_s1048" style="position:absolute;left:38404;top:2315;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" fillcolor="#4f81bd [3204]" strokecolor="white [3201]" strokeweight="2pt">
                      <v:stroke startarrowwidth="narrow" startarrowlength="short" endarrowwidth="narrow" endarrowlength="short"/>
                      <v:textbox inset="2.53958mm,2.53958mm,2.53958mm,2.53958mm">
                        <w:txbxContent>
                          <w:p w14:paraId="6C8EECE0" w14:textId="77777777" w:rsidR="007D58D1" w:rsidRDefault="007D58D1" w:rsidP="007D58D1">
                            <w:pPr>
                              <w:spacing w:line="240" w:lineRule="auto"/>
                              <w:textDirection w:val="btLr"/>
                            </w:pPr>
                          </w:p>
                        </w:txbxContent>
                      </v:textbox>
                    </v:roundrect>
                    <v:rect id="Rectangle 24" o:spid="_x0000_s1049" style="position:absolute;left:38525;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" fillcolor="#1f497d [3215]" strokecolor="#1f497d [3215]" strokeweight="2pt">
                      <v:stroke startarrowwidth="narrow" startarrowlength="short" endarrowwidth="narrow" endarrowlength="short" joinstyle="round"/>
                      <v:textbox inset="1.2694mm,1.2694mm,1.2694mm,1.2694mm">
                        <w:txbxContent>
                          <w:p w14:paraId="42224F13" w14:textId="77777777" w:rsidR="007D58D1" w:rsidRDefault="007D58D1" w:rsidP="007D58D1">
                            <w:pPr>
                              <w:spacing w:line="215" w:lineRule="auto"/>
                              <w:jc w:val="center"/>
                              <w:textDirection w:val="btLr"/>
                            </w:pPr>
                            <w:r>
                              <w:rPr>
                                <w:rFonts w:ascii="Cambria" w:eastAsia="Cambria" w:hAnsi="Cambria" w:cs="Cambria"/>
                                <w:color w:val="FFFFFF"/>
                                <w:sz w:val="24"/>
                              </w:rPr>
                              <w:t>Deploy</w:t>
                            </w:r>
                          </w:p>
                        </w:txbxContent>
                      </v:textbox>
                    </v:rect>
                    <v:shape id="Right Arrow 25" o:spid="_x0000_s1050" type="#_x0000_t13" style="position:absolute;left:45948;top:3522;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" adj="10800,4320" fillcolor="#b1c0d7" stroked="f">
                      <v:textbox inset="2.53958mm,2.53958mm,2.53958mm,2.53958mm">
                        <w:txbxContent>
                          <w:p w14:paraId="394075ED" w14:textId="77777777" w:rsidR="007D58D1" w:rsidRDefault="007D58D1" w:rsidP="007D58D1">
                            <w:pPr>
                              <w:spacing w:line="240" w:lineRule="auto"/>
                              <w:textDirection w:val="btLr"/>
                            </w:pPr>
                          </w:p>
                        </w:txbxContent>
                      </v:textbox>
                    </v:shape>
                    <v:rect id="Rectangle 26" o:spid="_x0000_s1051" style="position:absolute;left:45948;top:3862;width:1018;height:1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" filled="f" stroked="f">
                      <v:textbox inset="0,0,0,0">
                        <w:txbxContent>
                          <w:p w14:paraId="78F8DFC2" w14:textId="77777777" w:rsidR="007D58D1" w:rsidRDefault="007D58D1" w:rsidP="007D58D1">
                            <w:pPr>
                              <w:spacing w:line="215" w:lineRule="auto"/>
                              <w:jc w:val="center"/>
                              <w:textDirection w:val="btLr"/>
                            </w:pPr>
                          </w:p>
                        </w:txbxContent>
                      </v:textbox>
                    </v:rect>
                    <v:roundrect id="Rounded Rectangle 27" o:spid="_x0000_s1052" style="position:absolute;left:48006;top:2315;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" fillcolor="#4f81bd [3204]" strokecolor="white [3201]" strokeweight="2pt">
                      <v:stroke startarrowwidth="narrow" startarrowlength="short" endarrowwidth="narrow" endarrowlength="short"/>
                      <v:textbox inset="2.53958mm,2.53958mm,2.53958mm,2.53958mm">
                        <w:txbxContent>
                          <w:p w14:paraId="7EAD0D6F" w14:textId="77777777" w:rsidR="007D58D1" w:rsidRDefault="007D58D1" w:rsidP="007D58D1">
                            <w:pPr>
                              <w:spacing w:line="240" w:lineRule="auto"/>
                              <w:textDirection w:val="btLr"/>
                            </w:pPr>
                          </w:p>
                        </w:txbxContent>
                      </v:textbox>
                    </v:roundrect>
                    <v:rect id="Rectangle 28" o:spid="_x0000_s1053" style="position:absolute;left:48126;top:2436;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" fillcolor="#1f497d [3215]" strokecolor="#1f497d [3215]" strokeweight="2pt">
                      <v:stroke startarrowwidth="narrow" startarrowlength="short" endarrowwidth="narrow" endarrowlength="short" joinstyle="round"/>
                      <v:textbox inset="1.2694mm,1.2694mm,1.2694mm,1.2694mm">
                        <w:txbxContent>
                          <w:p w14:paraId="4FE9542F" w14:textId="1CFF603E" w:rsidR="007D58D1" w:rsidRDefault="007D58D1" w:rsidP="007D58D1">
                            <w:pPr>
                              <w:spacing w:line="215" w:lineRule="auto"/>
                              <w:jc w:val="center"/>
                              <w:textDirection w:val="btLr"/>
                            </w:pPr>
                            <w:del w:id="13" w:author="Oscar Yip" w:date="2025-09-01T14:12:00Z" w16du:dateUtc="2025-09-01T02:12:00Z">
                              <w:r w:rsidDel="0056516C">
                                <w:rPr>
                                  <w:rFonts w:ascii="Cambria" w:eastAsia="Cambria" w:hAnsi="Cambria" w:cs="Cambria"/>
                                  <w:color w:val="FFFFFF"/>
                                  <w:sz w:val="24"/>
                                </w:rPr>
                                <w:delText>Test</w:delText>
                              </w:r>
                            </w:del>
                            <w:ins w:id="14" w:author="Oscar Yip" w:date="2025-09-01T14:12:00Z" w16du:dateUtc="2025-09-01T02:12:00Z">
                              <w:r w:rsidR="0056516C">
                                <w:rPr>
                                  <w:rFonts w:ascii="Cambria" w:eastAsia="Cambria" w:hAnsi="Cambria" w:cs="Cambria"/>
                                  <w:color w:val="FFFFFF"/>
                                  <w:sz w:val="24"/>
                                </w:rPr>
                                <w:t>Support</w:t>
                              </w:r>
                            </w:ins>
                          </w:p>
                        </w:txbxContent>
                      </v:textbox>
                    </v:rect>
                  </v:group>
                </v:group>
                <w10:anchorlock/>
              </v:group>
            </w:pict>
          </mc:Fallback>
        </mc:AlternateContent>
      </w:r>
    </w:p>
    <w:p w14:paraId="5F925C32" w14:textId="77777777" w:rsidR="007D58D1" w:rsidRDefault="007D58D1" w:rsidP="007D58D1">
      <w:pPr>
        <w:pStyle w:val="Heading1"/>
        <w:rPr>
          <w:rFonts w:eastAsia="Roboto Light"/>
          <w:lang w:val="en"/>
        </w:rPr>
      </w:pPr>
      <w:bookmarkStart w:id="15" w:name="_Toc207120395"/>
      <w:r w:rsidRPr="007D58D1">
        <w:rPr>
          <w:rFonts w:eastAsia="Roboto Light"/>
          <w:lang w:val="en"/>
        </w:rPr>
        <w:t>Development Software</w:t>
      </w:r>
      <w:bookmarkEnd w:id="15"/>
    </w:p>
    <w:p w14:paraId="2AF785D1" w14:textId="77777777" w:rsidR="007D58D1" w:rsidRPr="007D58D1" w:rsidRDefault="007D58D1" w:rsidP="007D58D1">
      <w:pPr>
        <w:rPr>
          <w:lang w:val="en"/>
        </w:rPr>
      </w:pPr>
    </w:p>
    <w:p w14:paraId="0CE7E62C" w14:textId="49760192"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 xml:space="preserve">All teams use a common set of tooling to develop software at </w:t>
      </w:r>
      <w:r w:rsidR="004B100F" w:rsidRPr="00BA3A86">
        <w:rPr>
          <w:rFonts w:eastAsia="Roboto Light" w:cstheme="majorHAnsi"/>
          <w:highlight w:val="yellow"/>
          <w:lang w:val="en"/>
        </w:rPr>
        <w:t>BW Digital</w:t>
      </w:r>
      <w:r w:rsidRPr="007D58D1">
        <w:rPr>
          <w:rFonts w:eastAsia="Roboto Light" w:cstheme="majorHAnsi"/>
          <w:highlight w:val="yellow"/>
          <w:lang w:val="en"/>
        </w:rPr>
        <w:t>. To ensure consistency and Security of software, the following tools are approved for use and are the default toolset for all teams.</w:t>
      </w:r>
    </w:p>
    <w:p w14:paraId="3775F110" w14:textId="77777777" w:rsidR="007D58D1" w:rsidRPr="007D58D1" w:rsidRDefault="007D58D1" w:rsidP="007D58D1">
      <w:pPr>
        <w:jc w:val="both"/>
        <w:rPr>
          <w:rFonts w:eastAsia="Roboto Light" w:cstheme="majorHAnsi"/>
          <w:highlight w:val="yellow"/>
          <w:lang w:val="en"/>
        </w:rPr>
      </w:pPr>
    </w:p>
    <w:tbl>
      <w:tblPr>
        <w:tblW w:w="9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3046"/>
        <w:gridCol w:w="4142"/>
        <w:gridCol w:w="1828"/>
      </w:tblGrid>
      <w:tr w:rsidR="007D58D1" w:rsidRPr="007D58D1" w14:paraId="1B3142C7" w14:textId="77777777" w:rsidTr="007D58D1">
        <w:trPr>
          <w:trHeight w:val="452"/>
        </w:trPr>
        <w:tc>
          <w:tcPr>
            <w:tcW w:w="604" w:type="dxa"/>
            <w:shd w:val="clear" w:color="auto" w:fill="1F497D" w:themeFill="text2"/>
          </w:tcPr>
          <w:p w14:paraId="42ADCCCD"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No</w:t>
            </w:r>
          </w:p>
        </w:tc>
        <w:tc>
          <w:tcPr>
            <w:tcW w:w="3046" w:type="dxa"/>
            <w:shd w:val="clear" w:color="auto" w:fill="1F497D" w:themeFill="text2"/>
          </w:tcPr>
          <w:p w14:paraId="2096B415"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Software</w:t>
            </w:r>
          </w:p>
        </w:tc>
        <w:tc>
          <w:tcPr>
            <w:tcW w:w="4142" w:type="dxa"/>
            <w:shd w:val="clear" w:color="auto" w:fill="1F497D" w:themeFill="text2"/>
          </w:tcPr>
          <w:p w14:paraId="50875AC7"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Purpose</w:t>
            </w:r>
          </w:p>
        </w:tc>
        <w:tc>
          <w:tcPr>
            <w:tcW w:w="1828" w:type="dxa"/>
            <w:shd w:val="clear" w:color="auto" w:fill="1F497D" w:themeFill="text2"/>
          </w:tcPr>
          <w:p w14:paraId="73B25344" w14:textId="77777777"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Licensed</w:t>
            </w:r>
          </w:p>
        </w:tc>
      </w:tr>
      <w:tr w:rsidR="007D58D1" w:rsidRPr="007D58D1" w14:paraId="3443DA8A" w14:textId="77777777" w:rsidTr="007D58D1">
        <w:trPr>
          <w:trHeight w:val="440"/>
        </w:trPr>
        <w:tc>
          <w:tcPr>
            <w:tcW w:w="604" w:type="dxa"/>
          </w:tcPr>
          <w:p w14:paraId="4BDB957F" w14:textId="78E6D8A4" w:rsidR="007D58D1" w:rsidRPr="007D58D1" w:rsidRDefault="001A6B77" w:rsidP="007D58D1">
            <w:pPr>
              <w:jc w:val="both"/>
              <w:rPr>
                <w:rFonts w:eastAsia="Roboto Light" w:cstheme="majorHAnsi"/>
                <w:highlight w:val="yellow"/>
                <w:lang w:val="en"/>
              </w:rPr>
            </w:pPr>
            <w:ins w:id="16" w:author="Oscar Yip" w:date="2025-09-01T14:20:00Z" w16du:dateUtc="2025-09-01T02:20:00Z">
              <w:r>
                <w:rPr>
                  <w:rFonts w:eastAsia="Roboto Light" w:cstheme="majorHAnsi"/>
                  <w:highlight w:val="yellow"/>
                  <w:lang w:val="en"/>
                </w:rPr>
                <w:t>1</w:t>
              </w:r>
            </w:ins>
            <w:del w:id="17" w:author="Oscar Yip" w:date="2025-09-01T14:20:00Z" w16du:dateUtc="2025-09-01T02:20:00Z">
              <w:r w:rsidR="007D58D1" w:rsidRPr="007D58D1" w:rsidDel="001A6B77">
                <w:rPr>
                  <w:rFonts w:eastAsia="Roboto Light" w:cstheme="majorHAnsi"/>
                  <w:highlight w:val="yellow"/>
                  <w:lang w:val="en"/>
                </w:rPr>
                <w:delText>0</w:delText>
              </w:r>
            </w:del>
          </w:p>
        </w:tc>
        <w:tc>
          <w:tcPr>
            <w:tcW w:w="3046" w:type="dxa"/>
          </w:tcPr>
          <w:p w14:paraId="420314BC" w14:textId="5B3B2D66" w:rsidR="007D58D1" w:rsidRPr="007D58D1" w:rsidRDefault="0008023A" w:rsidP="007D58D1">
            <w:pPr>
              <w:jc w:val="both"/>
              <w:rPr>
                <w:rFonts w:eastAsia="Roboto Light" w:cstheme="majorHAnsi"/>
                <w:highlight w:val="yellow"/>
                <w:lang w:val="en"/>
              </w:rPr>
            </w:pPr>
            <w:ins w:id="18" w:author="Oscar Yip" w:date="2025-09-01T14:42:00Z" w16du:dateUtc="2025-09-01T02:42:00Z">
              <w:r>
                <w:rPr>
                  <w:rFonts w:eastAsia="Roboto Light" w:cstheme="majorHAnsi"/>
                  <w:highlight w:val="yellow"/>
                  <w:lang w:val="en"/>
                </w:rPr>
                <w:t>JetBrains (</w:t>
              </w:r>
            </w:ins>
            <w:ins w:id="19" w:author="Oscar Yip" w:date="2025-09-01T14:19:00Z" w16du:dateUtc="2025-09-01T02:19:00Z">
              <w:r w:rsidR="00011146">
                <w:rPr>
                  <w:rFonts w:eastAsia="Roboto Light" w:cstheme="majorHAnsi"/>
                  <w:highlight w:val="yellow"/>
                  <w:lang w:val="en"/>
                </w:rPr>
                <w:t>IntelliJ</w:t>
              </w:r>
            </w:ins>
            <w:ins w:id="20" w:author="Oscar Yip" w:date="2025-09-01T14:42:00Z" w16du:dateUtc="2025-09-01T02:42:00Z">
              <w:r>
                <w:rPr>
                  <w:rFonts w:eastAsia="Roboto Light" w:cstheme="majorHAnsi"/>
                  <w:highlight w:val="yellow"/>
                  <w:lang w:val="en"/>
                </w:rPr>
                <w:t>)</w:t>
              </w:r>
            </w:ins>
            <w:del w:id="21" w:author="Oscar Yip" w:date="2025-09-01T14:18:00Z" w16du:dateUtc="2025-09-01T02:18:00Z">
              <w:r w:rsidR="007D58D1" w:rsidRPr="007D58D1" w:rsidDel="00D55403">
                <w:rPr>
                  <w:rFonts w:eastAsia="Roboto Light" w:cstheme="majorHAnsi"/>
                  <w:highlight w:val="yellow"/>
                  <w:lang w:val="en"/>
                </w:rPr>
                <w:delText>Software Name</w:delText>
              </w:r>
            </w:del>
          </w:p>
        </w:tc>
        <w:tc>
          <w:tcPr>
            <w:tcW w:w="4142" w:type="dxa"/>
          </w:tcPr>
          <w:p w14:paraId="0B3F43D8" w14:textId="5596F8B8" w:rsidR="007D58D1" w:rsidRPr="007D58D1" w:rsidRDefault="007D58D1" w:rsidP="007D58D1">
            <w:pPr>
              <w:jc w:val="both"/>
              <w:rPr>
                <w:rFonts w:eastAsia="Roboto Light" w:cstheme="majorHAnsi"/>
                <w:highlight w:val="yellow"/>
                <w:lang w:val="en"/>
              </w:rPr>
            </w:pPr>
            <w:del w:id="22" w:author="Oscar Yip" w:date="2025-09-01T14:19:00Z" w16du:dateUtc="2025-09-01T02:19:00Z">
              <w:r w:rsidRPr="007D58D1" w:rsidDel="00011146">
                <w:rPr>
                  <w:rFonts w:eastAsia="Roboto Light" w:cstheme="majorHAnsi"/>
                  <w:highlight w:val="yellow"/>
                  <w:lang w:val="en"/>
                </w:rPr>
                <w:delText>Example Description</w:delText>
              </w:r>
            </w:del>
            <w:ins w:id="23" w:author="Oscar Yip" w:date="2025-09-01T14:25:00Z" w16du:dateUtc="2025-09-01T02:25:00Z">
              <w:r w:rsidR="00FA146E">
                <w:rPr>
                  <w:rFonts w:eastAsia="Roboto Light" w:cstheme="majorHAnsi"/>
                  <w:highlight w:val="yellow"/>
                  <w:lang w:val="en"/>
                </w:rPr>
                <w:t>Integration Development Editor (IDE)</w:t>
              </w:r>
              <w:r w:rsidR="00B321CE">
                <w:rPr>
                  <w:rFonts w:eastAsia="Roboto Light" w:cstheme="majorHAnsi"/>
                  <w:highlight w:val="yellow"/>
                  <w:lang w:val="en"/>
                </w:rPr>
                <w:t xml:space="preserve"> - </w:t>
              </w:r>
            </w:ins>
            <w:ins w:id="24" w:author="Oscar Yip" w:date="2025-09-01T14:26:00Z" w16du:dateUtc="2025-09-01T02:26:00Z">
              <w:r w:rsidR="00B321CE">
                <w:rPr>
                  <w:rFonts w:eastAsia="Roboto Light" w:cstheme="majorHAnsi"/>
                  <w:highlight w:val="yellow"/>
                  <w:lang w:val="en"/>
                </w:rPr>
                <w:t>a</w:t>
              </w:r>
            </w:ins>
            <w:ins w:id="25" w:author="Oscar Yip" w:date="2025-09-01T14:19:00Z" w16du:dateUtc="2025-09-01T02:19:00Z">
              <w:r w:rsidR="00011146">
                <w:rPr>
                  <w:rFonts w:eastAsia="Roboto Light" w:cstheme="majorHAnsi"/>
                  <w:highlight w:val="yellow"/>
                  <w:lang w:val="en"/>
                </w:rPr>
                <w:t>pplication development and coding.</w:t>
              </w:r>
            </w:ins>
          </w:p>
        </w:tc>
        <w:tc>
          <w:tcPr>
            <w:tcW w:w="1828" w:type="dxa"/>
          </w:tcPr>
          <w:p w14:paraId="151A7D41" w14:textId="63D54D93" w:rsidR="007D58D1" w:rsidRPr="007D58D1" w:rsidRDefault="007D58D1" w:rsidP="007D58D1">
            <w:pPr>
              <w:jc w:val="both"/>
              <w:rPr>
                <w:rFonts w:eastAsia="Roboto Light" w:cstheme="majorHAnsi"/>
                <w:highlight w:val="yellow"/>
                <w:lang w:val="en"/>
              </w:rPr>
            </w:pPr>
            <w:del w:id="26" w:author="Oscar Yip" w:date="2025-09-01T14:19:00Z" w16du:dateUtc="2025-09-01T02:19:00Z">
              <w:r w:rsidRPr="007D58D1" w:rsidDel="00011146">
                <w:rPr>
                  <w:rFonts w:eastAsia="Roboto Light" w:cstheme="majorHAnsi"/>
                  <w:highlight w:val="yellow"/>
                  <w:lang w:val="en"/>
                </w:rPr>
                <w:delText xml:space="preserve">Free or </w:delText>
              </w:r>
            </w:del>
            <w:r w:rsidRPr="007D58D1">
              <w:rPr>
                <w:rFonts w:eastAsia="Roboto Light" w:cstheme="majorHAnsi"/>
                <w:highlight w:val="yellow"/>
                <w:lang w:val="en"/>
              </w:rPr>
              <w:t>Paid</w:t>
            </w:r>
            <w:ins w:id="27" w:author="Oscar Yip" w:date="2025-09-01T14:19:00Z" w16du:dateUtc="2025-09-01T02:19:00Z">
              <w:r w:rsidR="0038719B">
                <w:rPr>
                  <w:rFonts w:eastAsia="Roboto Light" w:cstheme="majorHAnsi"/>
                  <w:highlight w:val="yellow"/>
                  <w:lang w:val="en"/>
                </w:rPr>
                <w:t xml:space="preserve"> </w:t>
              </w:r>
            </w:ins>
            <w:ins w:id="28" w:author="Oscar Yip" w:date="2025-09-01T14:24:00Z" w16du:dateUtc="2025-09-01T02:24:00Z">
              <w:r w:rsidR="00FA1808">
                <w:rPr>
                  <w:rFonts w:eastAsia="Roboto Light" w:cstheme="majorHAnsi"/>
                  <w:highlight w:val="yellow"/>
                  <w:lang w:val="en"/>
                </w:rPr>
                <w:t>l</w:t>
              </w:r>
            </w:ins>
            <w:ins w:id="29" w:author="Oscar Yip" w:date="2025-09-01T14:19:00Z" w16du:dateUtc="2025-09-01T02:19:00Z">
              <w:r w:rsidR="0038719B">
                <w:rPr>
                  <w:rFonts w:eastAsia="Roboto Light" w:cstheme="majorHAnsi"/>
                  <w:highlight w:val="yellow"/>
                  <w:lang w:val="en"/>
                </w:rPr>
                <w:t>icense</w:t>
              </w:r>
            </w:ins>
            <w:ins w:id="30" w:author="Oscar Yip" w:date="2025-09-01T14:48:00Z" w16du:dateUtc="2025-09-01T02:48:00Z">
              <w:r w:rsidR="006B3150">
                <w:rPr>
                  <w:rFonts w:eastAsia="Roboto Light" w:cstheme="majorHAnsi"/>
                  <w:highlight w:val="yellow"/>
                  <w:lang w:val="en"/>
                </w:rPr>
                <w:t>.</w:t>
              </w:r>
            </w:ins>
          </w:p>
        </w:tc>
      </w:tr>
      <w:tr w:rsidR="007D58D1" w:rsidRPr="007D58D1" w14:paraId="595D51BC" w14:textId="77777777" w:rsidTr="007D58D1">
        <w:trPr>
          <w:trHeight w:val="452"/>
        </w:trPr>
        <w:tc>
          <w:tcPr>
            <w:tcW w:w="604" w:type="dxa"/>
          </w:tcPr>
          <w:p w14:paraId="2A23B541" w14:textId="3373777A" w:rsidR="007D58D1" w:rsidRPr="007D58D1" w:rsidRDefault="001A6B77" w:rsidP="007D58D1">
            <w:pPr>
              <w:jc w:val="both"/>
              <w:rPr>
                <w:rFonts w:eastAsia="Roboto Light" w:cstheme="majorHAnsi"/>
                <w:highlight w:val="yellow"/>
                <w:lang w:val="en"/>
              </w:rPr>
            </w:pPr>
            <w:ins w:id="31" w:author="Oscar Yip" w:date="2025-09-01T14:20:00Z" w16du:dateUtc="2025-09-01T02:20:00Z">
              <w:r>
                <w:rPr>
                  <w:rFonts w:eastAsia="Roboto Light" w:cstheme="majorHAnsi"/>
                  <w:highlight w:val="yellow"/>
                  <w:lang w:val="en"/>
                </w:rPr>
                <w:t>2</w:t>
              </w:r>
            </w:ins>
            <w:del w:id="32" w:author="Oscar Yip" w:date="2025-09-01T14:20:00Z" w16du:dateUtc="2025-09-01T02:20:00Z">
              <w:r w:rsidR="007D58D1" w:rsidRPr="007D58D1" w:rsidDel="001A6B77">
                <w:rPr>
                  <w:rFonts w:eastAsia="Roboto Light" w:cstheme="majorHAnsi"/>
                  <w:highlight w:val="yellow"/>
                  <w:lang w:val="en"/>
                </w:rPr>
                <w:delText>1</w:delText>
              </w:r>
            </w:del>
          </w:p>
        </w:tc>
        <w:tc>
          <w:tcPr>
            <w:tcW w:w="3046" w:type="dxa"/>
          </w:tcPr>
          <w:p w14:paraId="36ED3F47" w14:textId="78AD91AB" w:rsidR="007D58D1" w:rsidRPr="007D58D1" w:rsidRDefault="00FA1808" w:rsidP="007D58D1">
            <w:pPr>
              <w:jc w:val="both"/>
              <w:rPr>
                <w:rFonts w:eastAsia="Roboto Light" w:cstheme="majorHAnsi"/>
                <w:highlight w:val="yellow"/>
                <w:lang w:val="en"/>
              </w:rPr>
            </w:pPr>
            <w:ins w:id="33" w:author="Oscar Yip" w:date="2025-09-01T14:24:00Z" w16du:dateUtc="2025-09-01T02:24:00Z">
              <w:r>
                <w:rPr>
                  <w:rFonts w:eastAsia="Roboto Light" w:cstheme="majorHAnsi"/>
                  <w:highlight w:val="yellow"/>
                  <w:lang w:val="en"/>
                </w:rPr>
                <w:t>JHipster</w:t>
              </w:r>
            </w:ins>
          </w:p>
        </w:tc>
        <w:tc>
          <w:tcPr>
            <w:tcW w:w="4142" w:type="dxa"/>
          </w:tcPr>
          <w:p w14:paraId="46A15744" w14:textId="7F3A9034" w:rsidR="007D58D1" w:rsidRPr="007D58D1" w:rsidRDefault="00C07DA2" w:rsidP="007D58D1">
            <w:pPr>
              <w:jc w:val="both"/>
              <w:rPr>
                <w:rFonts w:eastAsia="Roboto Light" w:cstheme="majorHAnsi"/>
                <w:highlight w:val="yellow"/>
                <w:lang w:val="en"/>
              </w:rPr>
            </w:pPr>
            <w:ins w:id="34" w:author="Oscar Yip" w:date="2025-09-01T14:20:00Z" w16du:dateUtc="2025-09-01T02:20:00Z">
              <w:r>
                <w:rPr>
                  <w:rFonts w:eastAsia="Roboto Light" w:cstheme="majorHAnsi"/>
                  <w:highlight w:val="yellow"/>
                  <w:lang w:val="en"/>
                </w:rPr>
                <w:t xml:space="preserve">Framework – </w:t>
              </w:r>
            </w:ins>
            <w:ins w:id="35" w:author="Oscar Yip" w:date="2025-09-01T14:25:00Z" w16du:dateUtc="2025-09-01T02:25:00Z">
              <w:r w:rsidR="00FA1808">
                <w:rPr>
                  <w:rFonts w:eastAsia="Roboto Light" w:cstheme="majorHAnsi"/>
                  <w:highlight w:val="yellow"/>
                  <w:lang w:val="en"/>
                </w:rPr>
                <w:t xml:space="preserve">incorporated with </w:t>
              </w:r>
            </w:ins>
            <w:ins w:id="36" w:author="Oscar Yip" w:date="2025-09-01T14:23:00Z" w16du:dateUtc="2025-09-01T02:23:00Z">
              <w:r w:rsidR="002C01F4">
                <w:rPr>
                  <w:rFonts w:eastAsia="Roboto Light" w:cstheme="majorHAnsi"/>
                  <w:highlight w:val="yellow"/>
                  <w:lang w:val="en"/>
                </w:rPr>
                <w:t>backend</w:t>
              </w:r>
            </w:ins>
            <w:ins w:id="37" w:author="Oscar Yip" w:date="2025-09-01T14:25:00Z" w16du:dateUtc="2025-09-01T02:25:00Z">
              <w:r w:rsidR="00FA146E">
                <w:rPr>
                  <w:rFonts w:eastAsia="Roboto Light" w:cstheme="majorHAnsi"/>
                  <w:highlight w:val="yellow"/>
                  <w:lang w:val="en"/>
                </w:rPr>
                <w:t xml:space="preserve"> and frontend development.</w:t>
              </w:r>
            </w:ins>
            <w:ins w:id="38" w:author="Oscar Yip" w:date="2025-09-01T14:26:00Z" w16du:dateUtc="2025-09-01T02:26:00Z">
              <w:r w:rsidR="0057582F">
                <w:rPr>
                  <w:rFonts w:eastAsia="Roboto Light" w:cstheme="majorHAnsi"/>
                  <w:highlight w:val="yellow"/>
                  <w:lang w:val="en"/>
                </w:rPr>
                <w:t xml:space="preserve"> For backend, it comes with Java Spring</w:t>
              </w:r>
            </w:ins>
            <w:ins w:id="39" w:author="Oscar Yip" w:date="2025-09-01T14:27:00Z" w16du:dateUtc="2025-09-01T02:27:00Z">
              <w:r w:rsidR="0057582F">
                <w:rPr>
                  <w:rFonts w:eastAsia="Roboto Light" w:cstheme="majorHAnsi"/>
                  <w:highlight w:val="yellow"/>
                  <w:lang w:val="en"/>
                </w:rPr>
                <w:t>b</w:t>
              </w:r>
            </w:ins>
            <w:ins w:id="40" w:author="Oscar Yip" w:date="2025-09-01T14:26:00Z" w16du:dateUtc="2025-09-01T02:26:00Z">
              <w:r w:rsidR="0057582F">
                <w:rPr>
                  <w:rFonts w:eastAsia="Roboto Light" w:cstheme="majorHAnsi"/>
                  <w:highlight w:val="yellow"/>
                  <w:lang w:val="en"/>
                </w:rPr>
                <w:t>oot</w:t>
              </w:r>
            </w:ins>
            <w:ins w:id="41" w:author="Oscar Yip" w:date="2025-09-01T14:32:00Z" w16du:dateUtc="2025-09-01T02:32:00Z">
              <w:r w:rsidR="00AC111A">
                <w:rPr>
                  <w:rFonts w:eastAsia="Roboto Light" w:cstheme="majorHAnsi"/>
                  <w:highlight w:val="yellow"/>
                  <w:lang w:val="en"/>
                </w:rPr>
                <w:t xml:space="preserve">. </w:t>
              </w:r>
            </w:ins>
            <w:ins w:id="42" w:author="Oscar Yip" w:date="2025-09-01T14:27:00Z" w16du:dateUtc="2025-09-01T02:27:00Z">
              <w:r w:rsidR="0091056E">
                <w:rPr>
                  <w:rFonts w:eastAsia="Roboto Light" w:cstheme="majorHAnsi"/>
                  <w:highlight w:val="yellow"/>
                  <w:lang w:val="en"/>
                </w:rPr>
                <w:t xml:space="preserve">For frontend, it </w:t>
              </w:r>
            </w:ins>
            <w:ins w:id="43" w:author="Oscar Yip" w:date="2025-09-01T14:28:00Z" w16du:dateUtc="2025-09-01T02:28:00Z">
              <w:r w:rsidR="007015D7">
                <w:rPr>
                  <w:rFonts w:eastAsia="Roboto Light" w:cstheme="majorHAnsi"/>
                  <w:highlight w:val="yellow"/>
                  <w:lang w:val="en"/>
                </w:rPr>
                <w:t>is selected</w:t>
              </w:r>
            </w:ins>
            <w:ins w:id="44" w:author="Oscar Yip" w:date="2025-09-01T14:27:00Z" w16du:dateUtc="2025-09-01T02:27:00Z">
              <w:r w:rsidR="0091056E">
                <w:rPr>
                  <w:rFonts w:eastAsia="Roboto Light" w:cstheme="majorHAnsi"/>
                  <w:highlight w:val="yellow"/>
                  <w:lang w:val="en"/>
                </w:rPr>
                <w:t xml:space="preserve"> with Angular JS framework</w:t>
              </w:r>
            </w:ins>
            <w:ins w:id="45" w:author="Oscar Yip" w:date="2025-09-01T14:28:00Z" w16du:dateUtc="2025-09-01T02:28:00Z">
              <w:r w:rsidR="00D737B1">
                <w:rPr>
                  <w:rFonts w:eastAsia="Roboto Light" w:cstheme="majorHAnsi"/>
                  <w:highlight w:val="yellow"/>
                  <w:lang w:val="en"/>
                </w:rPr>
                <w:t>.</w:t>
              </w:r>
              <w:r w:rsidR="007015D7">
                <w:rPr>
                  <w:rFonts w:eastAsia="Roboto Light" w:cstheme="majorHAnsi"/>
                  <w:highlight w:val="yellow"/>
                  <w:lang w:val="en"/>
                </w:rPr>
                <w:t xml:space="preserve"> </w:t>
              </w:r>
            </w:ins>
          </w:p>
        </w:tc>
        <w:tc>
          <w:tcPr>
            <w:tcW w:w="1828" w:type="dxa"/>
          </w:tcPr>
          <w:p w14:paraId="5365374B" w14:textId="10AD9899" w:rsidR="007D58D1" w:rsidRDefault="001A6B77" w:rsidP="007D58D1">
            <w:pPr>
              <w:jc w:val="both"/>
              <w:rPr>
                <w:ins w:id="46" w:author="Oscar Yip" w:date="2025-09-01T14:30:00Z" w16du:dateUtc="2025-09-01T02:30:00Z"/>
                <w:rFonts w:eastAsia="Roboto Light" w:cstheme="majorHAnsi"/>
                <w:highlight w:val="yellow"/>
                <w:lang w:val="en"/>
              </w:rPr>
            </w:pPr>
            <w:ins w:id="47" w:author="Oscar Yip" w:date="2025-09-01T14:20:00Z" w16du:dateUtc="2025-09-01T02:20:00Z">
              <w:r>
                <w:rPr>
                  <w:rFonts w:eastAsia="Roboto Light" w:cstheme="majorHAnsi"/>
                  <w:highlight w:val="yellow"/>
                  <w:lang w:val="en"/>
                </w:rPr>
                <w:t>Free</w:t>
              </w:r>
            </w:ins>
            <w:ins w:id="48" w:author="Oscar Yip" w:date="2025-09-01T14:22:00Z" w16du:dateUtc="2025-09-01T02:22:00Z">
              <w:r w:rsidR="004D1288">
                <w:rPr>
                  <w:rFonts w:eastAsia="Roboto Light" w:cstheme="majorHAnsi"/>
                  <w:highlight w:val="yellow"/>
                  <w:lang w:val="en"/>
                </w:rPr>
                <w:t xml:space="preserve"> – </w:t>
              </w:r>
            </w:ins>
            <w:ins w:id="49" w:author="Oscar Yip" w:date="2025-09-01T14:30:00Z" w16du:dateUtc="2025-09-01T02:30:00Z">
              <w:r w:rsidR="00710173">
                <w:rPr>
                  <w:rFonts w:eastAsia="Roboto Light" w:cstheme="majorHAnsi"/>
                  <w:highlight w:val="yellow"/>
                  <w:lang w:val="en"/>
                </w:rPr>
                <w:t xml:space="preserve">Jhipster is </w:t>
              </w:r>
            </w:ins>
            <w:ins w:id="50" w:author="Oscar Yip" w:date="2025-09-01T14:26:00Z" w16du:dateUtc="2025-09-01T02:26:00Z">
              <w:r w:rsidR="00B321CE">
                <w:rPr>
                  <w:rFonts w:eastAsia="Roboto Light" w:cstheme="majorHAnsi"/>
                  <w:highlight w:val="yellow"/>
                  <w:lang w:val="en"/>
                </w:rPr>
                <w:t>l</w:t>
              </w:r>
            </w:ins>
            <w:ins w:id="51" w:author="Oscar Yip" w:date="2025-09-01T14:22:00Z" w16du:dateUtc="2025-09-01T02:22:00Z">
              <w:r w:rsidR="004D1288">
                <w:rPr>
                  <w:rFonts w:eastAsia="Roboto Light" w:cstheme="majorHAnsi"/>
                  <w:highlight w:val="yellow"/>
                  <w:lang w:val="en"/>
                </w:rPr>
                <w:t xml:space="preserve">icensed under the </w:t>
              </w:r>
            </w:ins>
            <w:ins w:id="52" w:author="Oscar Yip" w:date="2025-09-01T14:26:00Z" w16du:dateUtc="2025-09-01T02:26:00Z">
              <w:r w:rsidR="00B321CE">
                <w:rPr>
                  <w:rFonts w:eastAsia="Roboto Light" w:cstheme="majorHAnsi"/>
                  <w:highlight w:val="yellow"/>
                  <w:lang w:val="en"/>
                </w:rPr>
                <w:t>JHipster</w:t>
              </w:r>
            </w:ins>
            <w:ins w:id="53" w:author="Oscar Yip" w:date="2025-09-01T14:22:00Z" w16du:dateUtc="2025-09-01T02:22:00Z">
              <w:r w:rsidR="004D1288">
                <w:rPr>
                  <w:rFonts w:eastAsia="Roboto Light" w:cstheme="majorHAnsi"/>
                  <w:highlight w:val="yellow"/>
                  <w:lang w:val="en"/>
                </w:rPr>
                <w:t xml:space="preserve"> License</w:t>
              </w:r>
            </w:ins>
            <w:ins w:id="54" w:author="Oscar Yip" w:date="2025-09-01T14:48:00Z" w16du:dateUtc="2025-09-01T02:48:00Z">
              <w:r w:rsidR="006B3150">
                <w:rPr>
                  <w:rFonts w:eastAsia="Roboto Light" w:cstheme="majorHAnsi"/>
                  <w:highlight w:val="yellow"/>
                  <w:lang w:val="en"/>
                </w:rPr>
                <w:t>.</w:t>
              </w:r>
            </w:ins>
          </w:p>
          <w:p w14:paraId="4DE7EEED" w14:textId="48528171" w:rsidR="00710173" w:rsidRDefault="00710173" w:rsidP="007D58D1">
            <w:pPr>
              <w:jc w:val="both"/>
              <w:rPr>
                <w:ins w:id="55" w:author="Oscar Yip" w:date="2025-09-01T14:31:00Z" w16du:dateUtc="2025-09-01T02:31:00Z"/>
                <w:rFonts w:eastAsia="Roboto Light" w:cstheme="majorHAnsi"/>
                <w:highlight w:val="yellow"/>
                <w:lang w:val="en"/>
              </w:rPr>
            </w:pPr>
            <w:ins w:id="56" w:author="Oscar Yip" w:date="2025-09-01T14:31:00Z" w16du:dateUtc="2025-09-01T02:31:00Z">
              <w:r>
                <w:rPr>
                  <w:rFonts w:eastAsia="Roboto Light" w:cstheme="majorHAnsi"/>
                  <w:highlight w:val="yellow"/>
                  <w:lang w:val="en"/>
                </w:rPr>
                <w:t xml:space="preserve">Free – Java Springboot is </w:t>
              </w:r>
              <w:r w:rsidR="00E85741">
                <w:rPr>
                  <w:rFonts w:eastAsia="Roboto Light" w:cstheme="majorHAnsi"/>
                  <w:highlight w:val="yellow"/>
                  <w:lang w:val="en"/>
                </w:rPr>
                <w:t>licensed under the Apache License</w:t>
              </w:r>
            </w:ins>
            <w:ins w:id="57" w:author="Oscar Yip" w:date="2025-09-01T14:36:00Z" w16du:dateUtc="2025-09-01T02:36:00Z">
              <w:r w:rsidR="00B20A8C">
                <w:rPr>
                  <w:rFonts w:eastAsia="Roboto Light" w:cstheme="majorHAnsi"/>
                  <w:highlight w:val="yellow"/>
                  <w:lang w:val="en"/>
                </w:rPr>
                <w:t xml:space="preserve"> 2.0</w:t>
              </w:r>
            </w:ins>
            <w:ins w:id="58" w:author="Oscar Yip" w:date="2025-09-01T14:31:00Z" w16du:dateUtc="2025-09-01T02:31:00Z">
              <w:r w:rsidR="00E85741">
                <w:rPr>
                  <w:rFonts w:eastAsia="Roboto Light" w:cstheme="majorHAnsi"/>
                  <w:highlight w:val="yellow"/>
                  <w:lang w:val="en"/>
                </w:rPr>
                <w:t>.</w:t>
              </w:r>
            </w:ins>
          </w:p>
          <w:p w14:paraId="369DA8B1" w14:textId="14F15A33" w:rsidR="00E85741" w:rsidRPr="007D58D1" w:rsidRDefault="00E85741" w:rsidP="007D58D1">
            <w:pPr>
              <w:jc w:val="both"/>
              <w:rPr>
                <w:rFonts w:eastAsia="Roboto Light" w:cstheme="majorHAnsi"/>
                <w:highlight w:val="yellow"/>
                <w:lang w:val="en"/>
              </w:rPr>
            </w:pPr>
            <w:ins w:id="59" w:author="Oscar Yip" w:date="2025-09-01T14:31:00Z" w16du:dateUtc="2025-09-01T02:31:00Z">
              <w:r>
                <w:rPr>
                  <w:rFonts w:eastAsia="Roboto Light" w:cstheme="majorHAnsi"/>
                  <w:highlight w:val="yellow"/>
                  <w:lang w:val="en"/>
                </w:rPr>
                <w:lastRenderedPageBreak/>
                <w:t xml:space="preserve">Free </w:t>
              </w:r>
              <w:r w:rsidR="00AC111A">
                <w:rPr>
                  <w:rFonts w:eastAsia="Roboto Light" w:cstheme="majorHAnsi"/>
                  <w:highlight w:val="yellow"/>
                  <w:lang w:val="en"/>
                </w:rPr>
                <w:t>–</w:t>
              </w:r>
              <w:r>
                <w:rPr>
                  <w:rFonts w:eastAsia="Roboto Light" w:cstheme="majorHAnsi"/>
                  <w:highlight w:val="yellow"/>
                  <w:lang w:val="en"/>
                </w:rPr>
                <w:t xml:space="preserve"> Angular</w:t>
              </w:r>
              <w:r w:rsidR="00AC111A">
                <w:rPr>
                  <w:rFonts w:eastAsia="Roboto Light" w:cstheme="majorHAnsi"/>
                  <w:highlight w:val="yellow"/>
                  <w:lang w:val="en"/>
                </w:rPr>
                <w:t xml:space="preserve"> JS is licensed under the MIT License.</w:t>
              </w:r>
            </w:ins>
          </w:p>
        </w:tc>
      </w:tr>
      <w:tr w:rsidR="007D58D1" w:rsidRPr="007D58D1" w14:paraId="6AE47D16" w14:textId="77777777" w:rsidTr="007D58D1">
        <w:trPr>
          <w:trHeight w:val="440"/>
        </w:trPr>
        <w:tc>
          <w:tcPr>
            <w:tcW w:w="604" w:type="dxa"/>
          </w:tcPr>
          <w:p w14:paraId="6C15856B" w14:textId="3126BF94" w:rsidR="007D58D1" w:rsidRPr="007D58D1" w:rsidRDefault="001A6B77" w:rsidP="007D58D1">
            <w:pPr>
              <w:jc w:val="both"/>
              <w:rPr>
                <w:rFonts w:eastAsia="Roboto Light" w:cstheme="majorHAnsi"/>
                <w:lang w:val="en"/>
              </w:rPr>
            </w:pPr>
            <w:ins w:id="60" w:author="Oscar Yip" w:date="2025-09-01T14:20:00Z" w16du:dateUtc="2025-09-01T02:20:00Z">
              <w:r>
                <w:rPr>
                  <w:rFonts w:eastAsia="Roboto Light" w:cstheme="majorHAnsi"/>
                  <w:highlight w:val="yellow"/>
                  <w:lang w:val="en"/>
                </w:rPr>
                <w:lastRenderedPageBreak/>
                <w:t>3</w:t>
              </w:r>
            </w:ins>
            <w:del w:id="61" w:author="Oscar Yip" w:date="2025-09-01T14:20:00Z" w16du:dateUtc="2025-09-01T02:20:00Z">
              <w:r w:rsidR="007D58D1" w:rsidRPr="007D58D1" w:rsidDel="001A6B77">
                <w:rPr>
                  <w:rFonts w:eastAsia="Roboto Light" w:cstheme="majorHAnsi"/>
                  <w:highlight w:val="yellow"/>
                  <w:lang w:val="en"/>
                </w:rPr>
                <w:delText>2</w:delText>
              </w:r>
            </w:del>
          </w:p>
        </w:tc>
        <w:tc>
          <w:tcPr>
            <w:tcW w:w="3046" w:type="dxa"/>
          </w:tcPr>
          <w:p w14:paraId="10AC37D6" w14:textId="1C82167E" w:rsidR="007D58D1" w:rsidRPr="007D58D1" w:rsidRDefault="00845F01" w:rsidP="007D58D1">
            <w:pPr>
              <w:jc w:val="both"/>
              <w:rPr>
                <w:rFonts w:eastAsia="Roboto Light" w:cstheme="majorHAnsi"/>
                <w:lang w:val="en"/>
              </w:rPr>
            </w:pPr>
            <w:ins w:id="62" w:author="Oscar Yip" w:date="2025-09-01T14:22:00Z" w16du:dateUtc="2025-09-01T02:22:00Z">
              <w:r>
                <w:rPr>
                  <w:rFonts w:eastAsia="Roboto Light" w:cstheme="majorHAnsi"/>
                  <w:lang w:val="en"/>
                </w:rPr>
                <w:t>Syncfusion</w:t>
              </w:r>
            </w:ins>
          </w:p>
        </w:tc>
        <w:tc>
          <w:tcPr>
            <w:tcW w:w="4142" w:type="dxa"/>
          </w:tcPr>
          <w:p w14:paraId="39E6B7D4" w14:textId="5491B44B" w:rsidR="007D58D1" w:rsidRPr="007D58D1" w:rsidRDefault="008E6159" w:rsidP="007D58D1">
            <w:pPr>
              <w:jc w:val="both"/>
              <w:rPr>
                <w:rFonts w:eastAsia="Roboto Light" w:cstheme="majorHAnsi"/>
                <w:lang w:val="en"/>
              </w:rPr>
            </w:pPr>
            <w:ins w:id="63" w:author="Oscar Yip" w:date="2025-09-01T14:23:00Z" w16du:dateUtc="2025-09-01T02:23:00Z">
              <w:r>
                <w:rPr>
                  <w:rFonts w:eastAsia="Roboto Light" w:cstheme="majorHAnsi"/>
                  <w:lang w:val="en"/>
                </w:rPr>
                <w:t xml:space="preserve">Framework </w:t>
              </w:r>
            </w:ins>
            <w:ins w:id="64" w:author="Oscar Yip" w:date="2025-09-01T14:24:00Z" w16du:dateUtc="2025-09-01T02:24:00Z">
              <w:r w:rsidR="002914A6">
                <w:rPr>
                  <w:rFonts w:eastAsia="Roboto Light" w:cstheme="majorHAnsi"/>
                  <w:lang w:val="en"/>
                </w:rPr>
                <w:t>–</w:t>
              </w:r>
            </w:ins>
            <w:ins w:id="65" w:author="Oscar Yip" w:date="2025-09-01T14:23:00Z" w16du:dateUtc="2025-09-01T02:23:00Z">
              <w:r>
                <w:rPr>
                  <w:rFonts w:eastAsia="Roboto Light" w:cstheme="majorHAnsi"/>
                  <w:lang w:val="en"/>
                </w:rPr>
                <w:t xml:space="preserve"> frontend</w:t>
              </w:r>
            </w:ins>
            <w:ins w:id="66" w:author="Oscar Yip" w:date="2025-09-01T14:24:00Z" w16du:dateUtc="2025-09-01T02:24:00Z">
              <w:r w:rsidR="002914A6">
                <w:rPr>
                  <w:rFonts w:eastAsia="Roboto Light" w:cstheme="majorHAnsi"/>
                  <w:lang w:val="en"/>
                </w:rPr>
                <w:t xml:space="preserve"> </w:t>
              </w:r>
            </w:ins>
            <w:ins w:id="67" w:author="Oscar Yip" w:date="2025-09-01T14:30:00Z" w16du:dateUtc="2025-09-01T02:30:00Z">
              <w:r w:rsidR="00F22AE8">
                <w:rPr>
                  <w:rFonts w:eastAsia="Roboto Light" w:cstheme="majorHAnsi"/>
                  <w:lang w:val="en"/>
                </w:rPr>
                <w:t>development</w:t>
              </w:r>
            </w:ins>
            <w:ins w:id="68" w:author="Oscar Yip" w:date="2025-09-01T14:24:00Z" w16du:dateUtc="2025-09-01T02:24:00Z">
              <w:r w:rsidR="002914A6">
                <w:rPr>
                  <w:rFonts w:eastAsia="Roboto Light" w:cstheme="majorHAnsi"/>
                  <w:lang w:val="en"/>
                </w:rPr>
                <w:t xml:space="preserve"> integrated with </w:t>
              </w:r>
            </w:ins>
            <w:ins w:id="69" w:author="Oscar Yip" w:date="2025-09-01T14:30:00Z" w16du:dateUtc="2025-09-01T02:30:00Z">
              <w:r w:rsidR="00F22AE8">
                <w:rPr>
                  <w:rFonts w:eastAsia="Roboto Light" w:cstheme="majorHAnsi"/>
                  <w:lang w:val="en"/>
                </w:rPr>
                <w:t>IDE</w:t>
              </w:r>
              <w:r w:rsidR="00710173">
                <w:rPr>
                  <w:rFonts w:eastAsia="Roboto Light" w:cstheme="majorHAnsi"/>
                  <w:lang w:val="en"/>
                </w:rPr>
                <w:t>.</w:t>
              </w:r>
            </w:ins>
          </w:p>
        </w:tc>
        <w:tc>
          <w:tcPr>
            <w:tcW w:w="1828" w:type="dxa"/>
          </w:tcPr>
          <w:p w14:paraId="63270480" w14:textId="51F4F242" w:rsidR="007D58D1" w:rsidRPr="007D58D1" w:rsidRDefault="002914A6" w:rsidP="007D58D1">
            <w:pPr>
              <w:jc w:val="both"/>
              <w:rPr>
                <w:rFonts w:eastAsia="Roboto Light" w:cstheme="majorHAnsi"/>
                <w:lang w:val="en"/>
              </w:rPr>
            </w:pPr>
            <w:ins w:id="70" w:author="Oscar Yip" w:date="2025-09-01T14:24:00Z" w16du:dateUtc="2025-09-01T02:24:00Z">
              <w:r>
                <w:rPr>
                  <w:rFonts w:eastAsia="Roboto Light" w:cstheme="majorHAnsi"/>
                  <w:lang w:val="en"/>
                </w:rPr>
                <w:t xml:space="preserve">Paid </w:t>
              </w:r>
              <w:r w:rsidR="00FA1808">
                <w:rPr>
                  <w:rFonts w:eastAsia="Roboto Light" w:cstheme="majorHAnsi"/>
                  <w:lang w:val="en"/>
                </w:rPr>
                <w:t>l</w:t>
              </w:r>
              <w:r>
                <w:rPr>
                  <w:rFonts w:eastAsia="Roboto Light" w:cstheme="majorHAnsi"/>
                  <w:lang w:val="en"/>
                </w:rPr>
                <w:t>icense</w:t>
              </w:r>
            </w:ins>
            <w:ins w:id="71" w:author="Oscar Yip" w:date="2025-09-01T14:48:00Z" w16du:dateUtc="2025-09-01T02:48:00Z">
              <w:r w:rsidR="006B3150">
                <w:rPr>
                  <w:rFonts w:eastAsia="Roboto Light" w:cstheme="majorHAnsi"/>
                  <w:lang w:val="en"/>
                </w:rPr>
                <w:t>.</w:t>
              </w:r>
            </w:ins>
          </w:p>
        </w:tc>
      </w:tr>
      <w:tr w:rsidR="00AC111A" w:rsidRPr="007D58D1" w14:paraId="74E52C3A" w14:textId="77777777" w:rsidTr="007D58D1">
        <w:trPr>
          <w:trHeight w:val="440"/>
          <w:ins w:id="72" w:author="Oscar Yip" w:date="2025-09-01T14:32:00Z"/>
        </w:trPr>
        <w:tc>
          <w:tcPr>
            <w:tcW w:w="604" w:type="dxa"/>
          </w:tcPr>
          <w:p w14:paraId="12EAF0B1" w14:textId="07DE2530" w:rsidR="00AC111A" w:rsidRDefault="00AC111A" w:rsidP="007D58D1">
            <w:pPr>
              <w:jc w:val="both"/>
              <w:rPr>
                <w:ins w:id="73" w:author="Oscar Yip" w:date="2025-09-01T14:32:00Z" w16du:dateUtc="2025-09-01T02:32:00Z"/>
                <w:rFonts w:eastAsia="Roboto Light" w:cstheme="majorHAnsi"/>
                <w:highlight w:val="yellow"/>
                <w:lang w:val="en"/>
              </w:rPr>
            </w:pPr>
            <w:ins w:id="74" w:author="Oscar Yip" w:date="2025-09-01T14:32:00Z" w16du:dateUtc="2025-09-01T02:32:00Z">
              <w:r>
                <w:rPr>
                  <w:rFonts w:eastAsia="Roboto Light" w:cstheme="majorHAnsi"/>
                  <w:highlight w:val="yellow"/>
                  <w:lang w:val="en"/>
                </w:rPr>
                <w:t>4</w:t>
              </w:r>
            </w:ins>
          </w:p>
        </w:tc>
        <w:tc>
          <w:tcPr>
            <w:tcW w:w="3046" w:type="dxa"/>
          </w:tcPr>
          <w:p w14:paraId="5A207876" w14:textId="7F36045B" w:rsidR="00AC111A" w:rsidRDefault="00E8297B" w:rsidP="007D58D1">
            <w:pPr>
              <w:jc w:val="both"/>
              <w:rPr>
                <w:ins w:id="75" w:author="Oscar Yip" w:date="2025-09-01T14:32:00Z" w16du:dateUtc="2025-09-01T02:32:00Z"/>
                <w:rFonts w:eastAsia="Roboto Light" w:cstheme="majorHAnsi"/>
                <w:lang w:val="en"/>
              </w:rPr>
            </w:pPr>
            <w:ins w:id="76" w:author="Oscar Yip" w:date="2025-09-01T14:35:00Z" w16du:dateUtc="2025-09-01T02:35:00Z">
              <w:r>
                <w:rPr>
                  <w:rFonts w:eastAsia="Roboto Light" w:cstheme="majorHAnsi"/>
                  <w:lang w:val="en"/>
                </w:rPr>
                <w:t>MariaDB</w:t>
              </w:r>
            </w:ins>
          </w:p>
        </w:tc>
        <w:tc>
          <w:tcPr>
            <w:tcW w:w="4142" w:type="dxa"/>
          </w:tcPr>
          <w:p w14:paraId="2ABA2F9E" w14:textId="31AA3CE3" w:rsidR="00AC111A" w:rsidRDefault="00CE5A61" w:rsidP="007D58D1">
            <w:pPr>
              <w:jc w:val="both"/>
              <w:rPr>
                <w:ins w:id="77" w:author="Oscar Yip" w:date="2025-09-01T14:32:00Z" w16du:dateUtc="2025-09-01T02:32:00Z"/>
                <w:rFonts w:eastAsia="Roboto Light" w:cstheme="majorHAnsi"/>
                <w:lang w:val="en"/>
              </w:rPr>
            </w:pPr>
            <w:ins w:id="78" w:author="Oscar Yip" w:date="2025-09-01T14:34:00Z" w16du:dateUtc="2025-09-01T02:34:00Z">
              <w:r>
                <w:rPr>
                  <w:rFonts w:eastAsia="Roboto Light" w:cstheme="majorHAnsi"/>
                  <w:lang w:val="en"/>
                </w:rPr>
                <w:t>Database – store data</w:t>
              </w:r>
            </w:ins>
            <w:ins w:id="79" w:author="Oscar Yip" w:date="2025-09-01T14:39:00Z" w16du:dateUtc="2025-09-01T02:39:00Z">
              <w:r w:rsidR="00157512">
                <w:rPr>
                  <w:rFonts w:eastAsia="Roboto Light" w:cstheme="majorHAnsi"/>
                  <w:lang w:val="en"/>
                </w:rPr>
                <w:t>.</w:t>
              </w:r>
            </w:ins>
          </w:p>
        </w:tc>
        <w:tc>
          <w:tcPr>
            <w:tcW w:w="1828" w:type="dxa"/>
          </w:tcPr>
          <w:p w14:paraId="43C197B1" w14:textId="179A9CD6" w:rsidR="00AC111A" w:rsidRDefault="00CE5A61" w:rsidP="007D58D1">
            <w:pPr>
              <w:jc w:val="both"/>
              <w:rPr>
                <w:ins w:id="80" w:author="Oscar Yip" w:date="2025-09-01T14:32:00Z" w16du:dateUtc="2025-09-01T02:32:00Z"/>
                <w:rFonts w:eastAsia="Roboto Light" w:cstheme="majorHAnsi"/>
                <w:lang w:val="en"/>
              </w:rPr>
            </w:pPr>
            <w:ins w:id="81" w:author="Oscar Yip" w:date="2025-09-01T14:34:00Z" w16du:dateUtc="2025-09-01T02:34:00Z">
              <w:r>
                <w:rPr>
                  <w:rFonts w:eastAsia="Roboto Light" w:cstheme="majorHAnsi"/>
                  <w:lang w:val="en"/>
                </w:rPr>
                <w:t xml:space="preserve">Free </w:t>
              </w:r>
            </w:ins>
            <w:ins w:id="82" w:author="Oscar Yip" w:date="2025-09-01T14:35:00Z" w16du:dateUtc="2025-09-01T02:35:00Z">
              <w:r w:rsidR="00E8297B">
                <w:rPr>
                  <w:rFonts w:eastAsia="Roboto Light" w:cstheme="majorHAnsi"/>
                  <w:lang w:val="en"/>
                </w:rPr>
                <w:t>–</w:t>
              </w:r>
            </w:ins>
            <w:ins w:id="83" w:author="Oscar Yip" w:date="2025-09-01T14:34:00Z" w16du:dateUtc="2025-09-01T02:34:00Z">
              <w:r>
                <w:rPr>
                  <w:rFonts w:eastAsia="Roboto Light" w:cstheme="majorHAnsi"/>
                  <w:lang w:val="en"/>
                </w:rPr>
                <w:t xml:space="preserve"> </w:t>
              </w:r>
            </w:ins>
            <w:ins w:id="84" w:author="Oscar Yip" w:date="2025-09-01T14:35:00Z" w16du:dateUtc="2025-09-01T02:35:00Z">
              <w:r w:rsidR="00E8297B">
                <w:rPr>
                  <w:rFonts w:eastAsia="Roboto Light" w:cstheme="majorHAnsi"/>
                  <w:lang w:val="en"/>
                </w:rPr>
                <w:t>under</w:t>
              </w:r>
            </w:ins>
            <w:ins w:id="85" w:author="Oscar Yip" w:date="2025-09-01T14:37:00Z" w16du:dateUtc="2025-09-01T02:37:00Z">
              <w:r w:rsidR="00B20A8C">
                <w:rPr>
                  <w:rFonts w:eastAsia="Roboto Light" w:cstheme="majorHAnsi"/>
                  <w:lang w:val="en"/>
                </w:rPr>
                <w:t xml:space="preserve"> the</w:t>
              </w:r>
            </w:ins>
            <w:ins w:id="86" w:author="Oscar Yip" w:date="2025-09-01T14:35:00Z" w16du:dateUtc="2025-09-01T02:35:00Z">
              <w:r w:rsidR="00E8297B">
                <w:rPr>
                  <w:rFonts w:eastAsia="Roboto Light" w:cstheme="majorHAnsi"/>
                  <w:lang w:val="en"/>
                </w:rPr>
                <w:t xml:space="preserve"> </w:t>
              </w:r>
            </w:ins>
            <w:ins w:id="87" w:author="Oscar Yip" w:date="2025-09-01T14:35:00Z">
              <w:r w:rsidR="002979F9" w:rsidRPr="002979F9">
                <w:rPr>
                  <w:rFonts w:eastAsia="Roboto Light" w:cstheme="majorHAnsi"/>
                </w:rPr>
                <w:t>GNU General Public License</w:t>
              </w:r>
            </w:ins>
            <w:ins w:id="88" w:author="Oscar Yip" w:date="2025-09-01T14:48:00Z" w16du:dateUtc="2025-09-01T02:48:00Z">
              <w:r w:rsidR="006B3150">
                <w:rPr>
                  <w:rFonts w:eastAsia="Roboto Light" w:cstheme="majorHAnsi"/>
                </w:rPr>
                <w:t>.</w:t>
              </w:r>
            </w:ins>
          </w:p>
        </w:tc>
      </w:tr>
      <w:tr w:rsidR="002979F9" w:rsidRPr="007D58D1" w14:paraId="2A2A0144" w14:textId="77777777" w:rsidTr="007D58D1">
        <w:trPr>
          <w:trHeight w:val="440"/>
          <w:ins w:id="89" w:author="Oscar Yip" w:date="2025-09-01T14:36:00Z"/>
        </w:trPr>
        <w:tc>
          <w:tcPr>
            <w:tcW w:w="604" w:type="dxa"/>
          </w:tcPr>
          <w:p w14:paraId="4BA9C22B" w14:textId="723A4D14" w:rsidR="002979F9" w:rsidRDefault="002979F9" w:rsidP="007D58D1">
            <w:pPr>
              <w:jc w:val="both"/>
              <w:rPr>
                <w:ins w:id="90" w:author="Oscar Yip" w:date="2025-09-01T14:36:00Z" w16du:dateUtc="2025-09-01T02:36:00Z"/>
                <w:rFonts w:eastAsia="Roboto Light" w:cstheme="majorHAnsi"/>
                <w:highlight w:val="yellow"/>
                <w:lang w:val="en"/>
              </w:rPr>
            </w:pPr>
            <w:ins w:id="91" w:author="Oscar Yip" w:date="2025-09-01T14:36:00Z" w16du:dateUtc="2025-09-01T02:36:00Z">
              <w:r>
                <w:rPr>
                  <w:rFonts w:eastAsia="Roboto Light" w:cstheme="majorHAnsi"/>
                  <w:highlight w:val="yellow"/>
                  <w:lang w:val="en"/>
                </w:rPr>
                <w:t>5</w:t>
              </w:r>
            </w:ins>
          </w:p>
        </w:tc>
        <w:tc>
          <w:tcPr>
            <w:tcW w:w="3046" w:type="dxa"/>
          </w:tcPr>
          <w:p w14:paraId="4A8ACF33" w14:textId="66FEBD72" w:rsidR="002979F9" w:rsidRDefault="002979F9" w:rsidP="007D58D1">
            <w:pPr>
              <w:jc w:val="both"/>
              <w:rPr>
                <w:ins w:id="92" w:author="Oscar Yip" w:date="2025-09-01T14:36:00Z" w16du:dateUtc="2025-09-01T02:36:00Z"/>
                <w:rFonts w:eastAsia="Roboto Light" w:cstheme="majorHAnsi"/>
                <w:lang w:val="en"/>
              </w:rPr>
            </w:pPr>
            <w:ins w:id="93" w:author="Oscar Yip" w:date="2025-09-01T14:36:00Z" w16du:dateUtc="2025-09-01T02:36:00Z">
              <w:r>
                <w:rPr>
                  <w:rFonts w:eastAsia="Roboto Light" w:cstheme="majorHAnsi"/>
                  <w:lang w:val="en"/>
                </w:rPr>
                <w:t>OrientDB</w:t>
              </w:r>
            </w:ins>
          </w:p>
        </w:tc>
        <w:tc>
          <w:tcPr>
            <w:tcW w:w="4142" w:type="dxa"/>
          </w:tcPr>
          <w:p w14:paraId="4A3BC0BA" w14:textId="1529DA4A" w:rsidR="002979F9" w:rsidRDefault="002979F9" w:rsidP="007D58D1">
            <w:pPr>
              <w:jc w:val="both"/>
              <w:rPr>
                <w:ins w:id="94" w:author="Oscar Yip" w:date="2025-09-01T14:36:00Z" w16du:dateUtc="2025-09-01T02:36:00Z"/>
                <w:rFonts w:eastAsia="Roboto Light" w:cstheme="majorHAnsi"/>
                <w:lang w:val="en"/>
              </w:rPr>
            </w:pPr>
            <w:ins w:id="95" w:author="Oscar Yip" w:date="2025-09-01T14:36:00Z" w16du:dateUtc="2025-09-01T02:36:00Z">
              <w:r>
                <w:rPr>
                  <w:rFonts w:eastAsia="Roboto Light" w:cstheme="majorHAnsi"/>
                  <w:lang w:val="en"/>
                </w:rPr>
                <w:t>Database – store data</w:t>
              </w:r>
            </w:ins>
            <w:ins w:id="96" w:author="Oscar Yip" w:date="2025-09-01T14:39:00Z" w16du:dateUtc="2025-09-01T02:39:00Z">
              <w:r w:rsidR="00157512">
                <w:rPr>
                  <w:rFonts w:eastAsia="Roboto Light" w:cstheme="majorHAnsi"/>
                  <w:lang w:val="en"/>
                </w:rPr>
                <w:t>.</w:t>
              </w:r>
            </w:ins>
          </w:p>
        </w:tc>
        <w:tc>
          <w:tcPr>
            <w:tcW w:w="1828" w:type="dxa"/>
          </w:tcPr>
          <w:p w14:paraId="715D7A4E" w14:textId="67BA5B86" w:rsidR="002979F9" w:rsidRDefault="00B20A8C" w:rsidP="007D58D1">
            <w:pPr>
              <w:jc w:val="both"/>
              <w:rPr>
                <w:ins w:id="97" w:author="Oscar Yip" w:date="2025-09-01T14:36:00Z" w16du:dateUtc="2025-09-01T02:36:00Z"/>
                <w:rFonts w:eastAsia="Roboto Light" w:cstheme="majorHAnsi"/>
                <w:lang w:val="en"/>
              </w:rPr>
            </w:pPr>
            <w:ins w:id="98" w:author="Oscar Yip" w:date="2025-09-01T14:36:00Z" w16du:dateUtc="2025-09-01T02:36:00Z">
              <w:r>
                <w:rPr>
                  <w:rFonts w:eastAsia="Roboto Light" w:cstheme="majorHAnsi"/>
                  <w:lang w:val="en"/>
                </w:rPr>
                <w:t>Free – under the Apache License 2.0.</w:t>
              </w:r>
            </w:ins>
          </w:p>
        </w:tc>
      </w:tr>
      <w:tr w:rsidR="00B20A8C" w:rsidRPr="007D58D1" w14:paraId="6AC49BFA" w14:textId="77777777" w:rsidTr="007D58D1">
        <w:trPr>
          <w:trHeight w:val="440"/>
          <w:ins w:id="99" w:author="Oscar Yip" w:date="2025-09-01T14:37:00Z"/>
        </w:trPr>
        <w:tc>
          <w:tcPr>
            <w:tcW w:w="604" w:type="dxa"/>
          </w:tcPr>
          <w:p w14:paraId="526977F4" w14:textId="0F55F32B" w:rsidR="00B20A8C" w:rsidRDefault="00B20A8C" w:rsidP="007D58D1">
            <w:pPr>
              <w:jc w:val="both"/>
              <w:rPr>
                <w:ins w:id="100" w:author="Oscar Yip" w:date="2025-09-01T14:37:00Z" w16du:dateUtc="2025-09-01T02:37:00Z"/>
                <w:rFonts w:eastAsia="Roboto Light" w:cstheme="majorHAnsi"/>
                <w:highlight w:val="yellow"/>
                <w:lang w:val="en"/>
              </w:rPr>
            </w:pPr>
            <w:ins w:id="101" w:author="Oscar Yip" w:date="2025-09-01T14:37:00Z" w16du:dateUtc="2025-09-01T02:37:00Z">
              <w:r>
                <w:rPr>
                  <w:rFonts w:eastAsia="Roboto Light" w:cstheme="majorHAnsi"/>
                  <w:highlight w:val="yellow"/>
                  <w:lang w:val="en"/>
                </w:rPr>
                <w:t>6</w:t>
              </w:r>
            </w:ins>
          </w:p>
        </w:tc>
        <w:tc>
          <w:tcPr>
            <w:tcW w:w="3046" w:type="dxa"/>
          </w:tcPr>
          <w:p w14:paraId="332BAA47" w14:textId="7D605E06" w:rsidR="00B20A8C" w:rsidRDefault="005553A5" w:rsidP="007D58D1">
            <w:pPr>
              <w:jc w:val="both"/>
              <w:rPr>
                <w:ins w:id="102" w:author="Oscar Yip" w:date="2025-09-01T14:37:00Z" w16du:dateUtc="2025-09-01T02:37:00Z"/>
                <w:rFonts w:eastAsia="Roboto Light" w:cstheme="majorHAnsi"/>
                <w:lang w:val="en"/>
              </w:rPr>
            </w:pPr>
            <w:ins w:id="103" w:author="Oscar Yip" w:date="2025-09-01T14:37:00Z" w16du:dateUtc="2025-09-01T02:37:00Z">
              <w:r>
                <w:rPr>
                  <w:rFonts w:eastAsia="Roboto Light" w:cstheme="majorHAnsi"/>
                  <w:lang w:val="en"/>
                </w:rPr>
                <w:t>Pentaho</w:t>
              </w:r>
            </w:ins>
          </w:p>
        </w:tc>
        <w:tc>
          <w:tcPr>
            <w:tcW w:w="4142" w:type="dxa"/>
          </w:tcPr>
          <w:p w14:paraId="2D302914" w14:textId="7D787529" w:rsidR="00B20A8C" w:rsidRDefault="005553A5" w:rsidP="007D58D1">
            <w:pPr>
              <w:jc w:val="both"/>
              <w:rPr>
                <w:ins w:id="104" w:author="Oscar Yip" w:date="2025-09-01T14:37:00Z" w16du:dateUtc="2025-09-01T02:37:00Z"/>
                <w:rFonts w:eastAsia="Roboto Light" w:cstheme="majorHAnsi"/>
                <w:lang w:val="en"/>
              </w:rPr>
            </w:pPr>
            <w:ins w:id="105" w:author="Oscar Yip" w:date="2025-09-01T14:37:00Z" w16du:dateUtc="2025-09-01T02:37:00Z">
              <w:r>
                <w:rPr>
                  <w:rFonts w:eastAsia="Roboto Light" w:cstheme="majorHAnsi"/>
                  <w:lang w:val="en"/>
                </w:rPr>
                <w:t xml:space="preserve">Application </w:t>
              </w:r>
            </w:ins>
            <w:ins w:id="106" w:author="Oscar Yip" w:date="2025-09-01T14:38:00Z" w16du:dateUtc="2025-09-01T02:38:00Z">
              <w:r w:rsidR="00291076">
                <w:rPr>
                  <w:rFonts w:eastAsia="Roboto Light" w:cstheme="majorHAnsi"/>
                  <w:lang w:val="en"/>
                </w:rPr>
                <w:t>–</w:t>
              </w:r>
            </w:ins>
            <w:ins w:id="107" w:author="Oscar Yip" w:date="2025-09-01T14:37:00Z" w16du:dateUtc="2025-09-01T02:37:00Z">
              <w:r>
                <w:rPr>
                  <w:rFonts w:eastAsia="Roboto Light" w:cstheme="majorHAnsi"/>
                  <w:lang w:val="en"/>
                </w:rPr>
                <w:t xml:space="preserve"> </w:t>
              </w:r>
            </w:ins>
            <w:ins w:id="108" w:author="Oscar Yip" w:date="2025-09-01T14:38:00Z" w16du:dateUtc="2025-09-01T02:38:00Z">
              <w:r w:rsidR="00291076">
                <w:rPr>
                  <w:rFonts w:eastAsia="Roboto Light" w:cstheme="majorHAnsi"/>
                  <w:lang w:val="en"/>
                </w:rPr>
                <w:t>Extract Transform Lo</w:t>
              </w:r>
              <w:r w:rsidR="00157512">
                <w:rPr>
                  <w:rFonts w:eastAsia="Roboto Light" w:cstheme="majorHAnsi"/>
                  <w:lang w:val="en"/>
                </w:rPr>
                <w:t>ad (ETL) tool to process data</w:t>
              </w:r>
            </w:ins>
            <w:ins w:id="109" w:author="Oscar Yip" w:date="2025-09-01T14:39:00Z" w16du:dateUtc="2025-09-01T02:39:00Z">
              <w:r w:rsidR="00157512">
                <w:rPr>
                  <w:rFonts w:eastAsia="Roboto Light" w:cstheme="majorHAnsi"/>
                  <w:lang w:val="en"/>
                </w:rPr>
                <w:t xml:space="preserve"> and information.</w:t>
              </w:r>
            </w:ins>
          </w:p>
        </w:tc>
        <w:tc>
          <w:tcPr>
            <w:tcW w:w="1828" w:type="dxa"/>
          </w:tcPr>
          <w:p w14:paraId="2BA4C274" w14:textId="0628F22E" w:rsidR="00B20A8C" w:rsidRDefault="00A34B14" w:rsidP="007D58D1">
            <w:pPr>
              <w:jc w:val="both"/>
              <w:rPr>
                <w:ins w:id="110" w:author="Oscar Yip" w:date="2025-09-01T14:37:00Z" w16du:dateUtc="2025-09-01T02:37:00Z"/>
                <w:rFonts w:eastAsia="Roboto Light" w:cstheme="majorHAnsi"/>
                <w:lang w:val="en"/>
              </w:rPr>
            </w:pPr>
            <w:ins w:id="111" w:author="Oscar Yip" w:date="2025-09-01T14:39:00Z" w16du:dateUtc="2025-09-01T02:39:00Z">
              <w:r>
                <w:rPr>
                  <w:rFonts w:eastAsia="Roboto Light" w:cstheme="majorHAnsi"/>
                  <w:lang w:val="en"/>
                </w:rPr>
                <w:t xml:space="preserve">Free – Community Edition (CE) </w:t>
              </w:r>
            </w:ins>
            <w:ins w:id="112" w:author="Oscar Yip" w:date="2025-09-01T14:40:00Z" w16du:dateUtc="2025-09-01T02:40:00Z">
              <w:r>
                <w:rPr>
                  <w:rFonts w:eastAsia="Roboto Light" w:cstheme="majorHAnsi"/>
                  <w:lang w:val="en"/>
                </w:rPr>
                <w:t xml:space="preserve">under the </w:t>
              </w:r>
              <w:r w:rsidRPr="002979F9">
                <w:rPr>
                  <w:rFonts w:eastAsia="Roboto Light" w:cstheme="majorHAnsi"/>
                </w:rPr>
                <w:t>GNU General Public License</w:t>
              </w:r>
            </w:ins>
            <w:ins w:id="113" w:author="Oscar Yip" w:date="2025-09-01T14:47:00Z" w16du:dateUtc="2025-09-01T02:47:00Z">
              <w:r w:rsidR="006B3150">
                <w:rPr>
                  <w:rFonts w:eastAsia="Roboto Light" w:cstheme="majorHAnsi"/>
                </w:rPr>
                <w:t>.</w:t>
              </w:r>
            </w:ins>
          </w:p>
        </w:tc>
      </w:tr>
      <w:tr w:rsidR="00880B64" w:rsidRPr="007D58D1" w14:paraId="70E1934C" w14:textId="77777777" w:rsidTr="007D58D1">
        <w:trPr>
          <w:trHeight w:val="440"/>
          <w:ins w:id="114" w:author="Oscar Yip" w:date="2025-09-01T14:40:00Z"/>
        </w:trPr>
        <w:tc>
          <w:tcPr>
            <w:tcW w:w="604" w:type="dxa"/>
          </w:tcPr>
          <w:p w14:paraId="2CBF5DB7" w14:textId="76148F1C" w:rsidR="00880B64" w:rsidRDefault="00880B64" w:rsidP="007D58D1">
            <w:pPr>
              <w:jc w:val="both"/>
              <w:rPr>
                <w:ins w:id="115" w:author="Oscar Yip" w:date="2025-09-01T14:40:00Z" w16du:dateUtc="2025-09-01T02:40:00Z"/>
                <w:rFonts w:eastAsia="Roboto Light" w:cstheme="majorHAnsi"/>
                <w:highlight w:val="yellow"/>
                <w:lang w:val="en"/>
              </w:rPr>
            </w:pPr>
            <w:ins w:id="116" w:author="Oscar Yip" w:date="2025-09-01T14:40:00Z" w16du:dateUtc="2025-09-01T02:40:00Z">
              <w:r>
                <w:rPr>
                  <w:rFonts w:eastAsia="Roboto Light" w:cstheme="majorHAnsi"/>
                  <w:highlight w:val="yellow"/>
                  <w:lang w:val="en"/>
                </w:rPr>
                <w:t>7</w:t>
              </w:r>
            </w:ins>
          </w:p>
        </w:tc>
        <w:tc>
          <w:tcPr>
            <w:tcW w:w="3046" w:type="dxa"/>
          </w:tcPr>
          <w:p w14:paraId="447B01AF" w14:textId="168D809C" w:rsidR="00880B64" w:rsidRDefault="00880B64" w:rsidP="007D58D1">
            <w:pPr>
              <w:jc w:val="both"/>
              <w:rPr>
                <w:ins w:id="117" w:author="Oscar Yip" w:date="2025-09-01T14:40:00Z" w16du:dateUtc="2025-09-01T02:40:00Z"/>
                <w:rFonts w:eastAsia="Roboto Light" w:cstheme="majorHAnsi"/>
                <w:lang w:val="en"/>
              </w:rPr>
            </w:pPr>
            <w:ins w:id="118" w:author="Oscar Yip" w:date="2025-09-01T14:40:00Z" w16du:dateUtc="2025-09-01T02:40:00Z">
              <w:r>
                <w:rPr>
                  <w:rFonts w:eastAsia="Roboto Light" w:cstheme="majorHAnsi"/>
                  <w:lang w:val="en"/>
                </w:rPr>
                <w:t>Grafana</w:t>
              </w:r>
            </w:ins>
          </w:p>
        </w:tc>
        <w:tc>
          <w:tcPr>
            <w:tcW w:w="4142" w:type="dxa"/>
          </w:tcPr>
          <w:p w14:paraId="3DFC6600" w14:textId="0D2CEAA3" w:rsidR="00880B64" w:rsidRDefault="00880B64" w:rsidP="007D58D1">
            <w:pPr>
              <w:jc w:val="both"/>
              <w:rPr>
                <w:ins w:id="119" w:author="Oscar Yip" w:date="2025-09-01T14:40:00Z" w16du:dateUtc="2025-09-01T02:40:00Z"/>
                <w:rFonts w:eastAsia="Roboto Light" w:cstheme="majorHAnsi"/>
                <w:lang w:val="en"/>
              </w:rPr>
            </w:pPr>
            <w:ins w:id="120" w:author="Oscar Yip" w:date="2025-09-01T14:40:00Z" w16du:dateUtc="2025-09-01T02:40:00Z">
              <w:r>
                <w:rPr>
                  <w:rFonts w:eastAsia="Roboto Light" w:cstheme="majorHAnsi"/>
                  <w:lang w:val="en"/>
                </w:rPr>
                <w:t>Application – visualisation and illustration</w:t>
              </w:r>
              <w:r w:rsidR="006042C9">
                <w:rPr>
                  <w:rFonts w:eastAsia="Roboto Light" w:cstheme="majorHAnsi"/>
                  <w:lang w:val="en"/>
                </w:rPr>
                <w:t xml:space="preserve"> tool to process data and information</w:t>
              </w:r>
            </w:ins>
            <w:ins w:id="121" w:author="Oscar Yip" w:date="2025-09-01T14:41:00Z" w16du:dateUtc="2025-09-01T02:41:00Z">
              <w:r w:rsidR="006042C9">
                <w:rPr>
                  <w:rFonts w:eastAsia="Roboto Light" w:cstheme="majorHAnsi"/>
                  <w:lang w:val="en"/>
                </w:rPr>
                <w:t>.</w:t>
              </w:r>
            </w:ins>
          </w:p>
        </w:tc>
        <w:tc>
          <w:tcPr>
            <w:tcW w:w="1828" w:type="dxa"/>
          </w:tcPr>
          <w:p w14:paraId="16E1D629" w14:textId="667B5828" w:rsidR="00880B64" w:rsidRDefault="006042C9" w:rsidP="007D58D1">
            <w:pPr>
              <w:jc w:val="both"/>
              <w:rPr>
                <w:ins w:id="122" w:author="Oscar Yip" w:date="2025-09-01T14:40:00Z" w16du:dateUtc="2025-09-01T02:40:00Z"/>
                <w:rFonts w:eastAsia="Roboto Light" w:cstheme="majorHAnsi"/>
                <w:lang w:val="en"/>
              </w:rPr>
            </w:pPr>
            <w:ins w:id="123" w:author="Oscar Yip" w:date="2025-09-01T14:41:00Z" w16du:dateUtc="2025-09-01T02:41:00Z">
              <w:r>
                <w:rPr>
                  <w:rFonts w:eastAsia="Roboto Light" w:cstheme="majorHAnsi"/>
                  <w:lang w:val="en"/>
                </w:rPr>
                <w:t xml:space="preserve">Free – under the </w:t>
              </w:r>
            </w:ins>
            <w:ins w:id="124" w:author="Oscar Yip" w:date="2025-09-01T14:41:00Z">
              <w:r w:rsidRPr="006042C9">
                <w:rPr>
                  <w:rFonts w:eastAsia="Roboto Light" w:cstheme="majorHAnsi"/>
                </w:rPr>
                <w:t>GNU Affero General Public License v3</w:t>
              </w:r>
            </w:ins>
            <w:ins w:id="125" w:author="Oscar Yip" w:date="2025-09-01T14:47:00Z" w16du:dateUtc="2025-09-01T02:47:00Z">
              <w:r w:rsidR="006B3150">
                <w:rPr>
                  <w:rFonts w:eastAsia="Roboto Light" w:cstheme="majorHAnsi"/>
                </w:rPr>
                <w:t>.</w:t>
              </w:r>
            </w:ins>
          </w:p>
        </w:tc>
      </w:tr>
      <w:tr w:rsidR="00253D25" w:rsidRPr="007D58D1" w14:paraId="2DBA0DA7" w14:textId="77777777" w:rsidTr="007D58D1">
        <w:trPr>
          <w:trHeight w:val="440"/>
          <w:ins w:id="126" w:author="Oscar Yip" w:date="2025-09-01T14:41:00Z"/>
        </w:trPr>
        <w:tc>
          <w:tcPr>
            <w:tcW w:w="604" w:type="dxa"/>
          </w:tcPr>
          <w:p w14:paraId="3D4F70CD" w14:textId="52B95CBB" w:rsidR="00253D25" w:rsidRDefault="00253D25" w:rsidP="007D58D1">
            <w:pPr>
              <w:jc w:val="both"/>
              <w:rPr>
                <w:ins w:id="127" w:author="Oscar Yip" w:date="2025-09-01T14:41:00Z" w16du:dateUtc="2025-09-01T02:41:00Z"/>
                <w:rFonts w:eastAsia="Roboto Light" w:cstheme="majorHAnsi"/>
                <w:highlight w:val="yellow"/>
                <w:lang w:val="en"/>
              </w:rPr>
            </w:pPr>
            <w:ins w:id="128" w:author="Oscar Yip" w:date="2025-09-01T14:41:00Z" w16du:dateUtc="2025-09-01T02:41:00Z">
              <w:r>
                <w:rPr>
                  <w:rFonts w:eastAsia="Roboto Light" w:cstheme="majorHAnsi"/>
                  <w:highlight w:val="yellow"/>
                  <w:lang w:val="en"/>
                </w:rPr>
                <w:t>8</w:t>
              </w:r>
            </w:ins>
          </w:p>
        </w:tc>
        <w:tc>
          <w:tcPr>
            <w:tcW w:w="3046" w:type="dxa"/>
          </w:tcPr>
          <w:p w14:paraId="2BA744B6" w14:textId="2DBD859E" w:rsidR="00253D25" w:rsidRDefault="00E65057" w:rsidP="007D58D1">
            <w:pPr>
              <w:jc w:val="both"/>
              <w:rPr>
                <w:ins w:id="129" w:author="Oscar Yip" w:date="2025-09-01T14:41:00Z" w16du:dateUtc="2025-09-01T02:41:00Z"/>
                <w:rFonts w:eastAsia="Roboto Light" w:cstheme="majorHAnsi"/>
                <w:lang w:val="en"/>
              </w:rPr>
            </w:pPr>
            <w:ins w:id="130" w:author="Oscar Yip" w:date="2025-09-01T14:43:00Z" w16du:dateUtc="2025-09-01T02:43:00Z">
              <w:r>
                <w:rPr>
                  <w:rFonts w:eastAsia="Roboto Light" w:cstheme="majorHAnsi"/>
                  <w:lang w:val="en"/>
                </w:rPr>
                <w:t>Postman</w:t>
              </w:r>
            </w:ins>
          </w:p>
        </w:tc>
        <w:tc>
          <w:tcPr>
            <w:tcW w:w="4142" w:type="dxa"/>
          </w:tcPr>
          <w:p w14:paraId="4B03C498" w14:textId="4A7D00A2" w:rsidR="00253D25" w:rsidRDefault="00E65057" w:rsidP="007D58D1">
            <w:pPr>
              <w:jc w:val="both"/>
              <w:rPr>
                <w:ins w:id="131" w:author="Oscar Yip" w:date="2025-09-01T14:41:00Z" w16du:dateUtc="2025-09-01T02:41:00Z"/>
                <w:rFonts w:eastAsia="Roboto Light" w:cstheme="majorHAnsi"/>
                <w:lang w:val="en"/>
              </w:rPr>
            </w:pPr>
            <w:ins w:id="132" w:author="Oscar Yip" w:date="2025-09-01T14:43:00Z" w16du:dateUtc="2025-09-01T02:43:00Z">
              <w:r>
                <w:rPr>
                  <w:rFonts w:eastAsia="Roboto Light" w:cstheme="majorHAnsi"/>
                  <w:lang w:val="en"/>
                </w:rPr>
                <w:t>Application – API development tool.</w:t>
              </w:r>
            </w:ins>
          </w:p>
        </w:tc>
        <w:tc>
          <w:tcPr>
            <w:tcW w:w="1828" w:type="dxa"/>
          </w:tcPr>
          <w:p w14:paraId="6A99EA2F" w14:textId="336494E8" w:rsidR="00253D25" w:rsidRDefault="001B7872" w:rsidP="007D58D1">
            <w:pPr>
              <w:jc w:val="both"/>
              <w:rPr>
                <w:ins w:id="133" w:author="Oscar Yip" w:date="2025-09-01T14:41:00Z" w16du:dateUtc="2025-09-01T02:41:00Z"/>
                <w:rFonts w:eastAsia="Roboto Light" w:cstheme="majorHAnsi"/>
                <w:lang w:val="en"/>
              </w:rPr>
            </w:pPr>
            <w:ins w:id="134" w:author="Oscar Yip" w:date="2025-09-01T14:43:00Z" w16du:dateUtc="2025-09-01T02:43:00Z">
              <w:r>
                <w:rPr>
                  <w:rFonts w:eastAsia="Roboto Light" w:cstheme="majorHAnsi"/>
                  <w:lang w:val="en"/>
                </w:rPr>
                <w:t xml:space="preserve">Free – under the </w:t>
              </w:r>
            </w:ins>
            <w:ins w:id="135" w:author="Oscar Yip" w:date="2025-09-01T14:43:00Z">
              <w:r w:rsidRPr="001B7872">
                <w:rPr>
                  <w:rFonts w:eastAsia="Roboto Light" w:cstheme="majorHAnsi"/>
                </w:rPr>
                <w:t>Postman’s proprietary End User License Agreement (EULA)</w:t>
              </w:r>
            </w:ins>
            <w:ins w:id="136" w:author="Oscar Yip" w:date="2025-09-01T14:47:00Z" w16du:dateUtc="2025-09-01T02:47:00Z">
              <w:r w:rsidR="006B3150">
                <w:rPr>
                  <w:rFonts w:eastAsia="Roboto Light" w:cstheme="majorHAnsi"/>
                </w:rPr>
                <w:t>.</w:t>
              </w:r>
            </w:ins>
          </w:p>
        </w:tc>
      </w:tr>
      <w:tr w:rsidR="001B7872" w:rsidRPr="007D58D1" w14:paraId="74A3DCCA" w14:textId="77777777" w:rsidTr="007D58D1">
        <w:trPr>
          <w:trHeight w:val="440"/>
          <w:ins w:id="137" w:author="Oscar Yip" w:date="2025-09-01T14:43:00Z"/>
        </w:trPr>
        <w:tc>
          <w:tcPr>
            <w:tcW w:w="604" w:type="dxa"/>
          </w:tcPr>
          <w:p w14:paraId="21547A1D" w14:textId="10C7505D" w:rsidR="001B7872" w:rsidRDefault="001B7872" w:rsidP="007D58D1">
            <w:pPr>
              <w:jc w:val="both"/>
              <w:rPr>
                <w:ins w:id="138" w:author="Oscar Yip" w:date="2025-09-01T14:43:00Z" w16du:dateUtc="2025-09-01T02:43:00Z"/>
                <w:rFonts w:eastAsia="Roboto Light" w:cstheme="majorHAnsi"/>
                <w:highlight w:val="yellow"/>
                <w:lang w:val="en"/>
              </w:rPr>
            </w:pPr>
            <w:ins w:id="139" w:author="Oscar Yip" w:date="2025-09-01T14:44:00Z" w16du:dateUtc="2025-09-01T02:44:00Z">
              <w:r>
                <w:rPr>
                  <w:rFonts w:eastAsia="Roboto Light" w:cstheme="majorHAnsi"/>
                  <w:highlight w:val="yellow"/>
                  <w:lang w:val="en"/>
                </w:rPr>
                <w:t>9</w:t>
              </w:r>
            </w:ins>
          </w:p>
        </w:tc>
        <w:tc>
          <w:tcPr>
            <w:tcW w:w="3046" w:type="dxa"/>
          </w:tcPr>
          <w:p w14:paraId="40DD7CBB" w14:textId="2CF97D70" w:rsidR="001B7872" w:rsidRDefault="0047349F" w:rsidP="007D58D1">
            <w:pPr>
              <w:jc w:val="both"/>
              <w:rPr>
                <w:ins w:id="140" w:author="Oscar Yip" w:date="2025-09-01T14:43:00Z" w16du:dateUtc="2025-09-01T02:43:00Z"/>
                <w:rFonts w:eastAsia="Roboto Light" w:cstheme="majorHAnsi"/>
                <w:lang w:val="en"/>
              </w:rPr>
            </w:pPr>
            <w:ins w:id="141" w:author="Oscar Yip" w:date="2025-09-01T14:44:00Z" w16du:dateUtc="2025-09-01T02:44:00Z">
              <w:r>
                <w:rPr>
                  <w:rFonts w:eastAsia="Roboto Light" w:cstheme="majorHAnsi"/>
                  <w:lang w:val="en"/>
                </w:rPr>
                <w:t>Git</w:t>
              </w:r>
            </w:ins>
          </w:p>
        </w:tc>
        <w:tc>
          <w:tcPr>
            <w:tcW w:w="4142" w:type="dxa"/>
          </w:tcPr>
          <w:p w14:paraId="0C06F5BE" w14:textId="29081368" w:rsidR="001B7872" w:rsidRDefault="00CF73B6" w:rsidP="007D58D1">
            <w:pPr>
              <w:jc w:val="both"/>
              <w:rPr>
                <w:ins w:id="142" w:author="Oscar Yip" w:date="2025-09-01T14:43:00Z" w16du:dateUtc="2025-09-01T02:43:00Z"/>
                <w:rFonts w:eastAsia="Roboto Light" w:cstheme="majorHAnsi"/>
                <w:lang w:val="en"/>
              </w:rPr>
            </w:pPr>
            <w:ins w:id="143" w:author="Oscar Yip" w:date="2025-09-01T14:46:00Z" w16du:dateUtc="2025-09-01T02:46:00Z">
              <w:r>
                <w:rPr>
                  <w:rFonts w:eastAsia="Roboto Light" w:cstheme="majorHAnsi"/>
                  <w:lang w:val="en"/>
                </w:rPr>
                <w:t>C</w:t>
              </w:r>
            </w:ins>
            <w:ins w:id="144" w:author="Oscar Yip" w:date="2025-09-01T14:45:00Z" w16du:dateUtc="2025-09-01T02:45:00Z">
              <w:r w:rsidR="0082621B">
                <w:rPr>
                  <w:rFonts w:eastAsia="Roboto Light" w:cstheme="majorHAnsi"/>
                  <w:lang w:val="en"/>
                </w:rPr>
                <w:t>ommand tool</w:t>
              </w:r>
            </w:ins>
            <w:ins w:id="145" w:author="Oscar Yip" w:date="2025-09-01T14:46:00Z" w16du:dateUtc="2025-09-01T02:46:00Z">
              <w:r>
                <w:rPr>
                  <w:rFonts w:eastAsia="Roboto Light" w:cstheme="majorHAnsi"/>
                  <w:lang w:val="en"/>
                </w:rPr>
                <w:t xml:space="preserve"> (cli)</w:t>
              </w:r>
            </w:ins>
            <w:ins w:id="146" w:author="Oscar Yip" w:date="2025-09-01T14:45:00Z" w16du:dateUtc="2025-09-01T02:45:00Z">
              <w:r w:rsidR="0082621B">
                <w:rPr>
                  <w:rFonts w:eastAsia="Roboto Light" w:cstheme="majorHAnsi"/>
                  <w:lang w:val="en"/>
                </w:rPr>
                <w:t xml:space="preserve"> – </w:t>
              </w:r>
            </w:ins>
            <w:ins w:id="147" w:author="Oscar Yip" w:date="2025-09-01T14:46:00Z" w16du:dateUtc="2025-09-01T02:46:00Z">
              <w:r>
                <w:rPr>
                  <w:rFonts w:eastAsia="Roboto Light" w:cstheme="majorHAnsi"/>
                  <w:lang w:val="en"/>
                </w:rPr>
                <w:t xml:space="preserve">development and source code </w:t>
              </w:r>
            </w:ins>
            <w:ins w:id="148" w:author="Oscar Yip" w:date="2025-09-01T14:47:00Z" w16du:dateUtc="2025-09-01T02:47:00Z">
              <w:r w:rsidR="00A830FF">
                <w:rPr>
                  <w:rFonts w:eastAsia="Roboto Light" w:cstheme="majorHAnsi"/>
                  <w:lang w:val="en"/>
                </w:rPr>
                <w:t>command tool</w:t>
              </w:r>
            </w:ins>
            <w:ins w:id="149" w:author="Oscar Yip" w:date="2025-09-01T14:46:00Z" w16du:dateUtc="2025-09-01T02:46:00Z">
              <w:r w:rsidR="00A04EB0">
                <w:rPr>
                  <w:rFonts w:eastAsia="Roboto Light" w:cstheme="majorHAnsi"/>
                  <w:lang w:val="en"/>
                </w:rPr>
                <w:t>.</w:t>
              </w:r>
            </w:ins>
          </w:p>
        </w:tc>
        <w:tc>
          <w:tcPr>
            <w:tcW w:w="1828" w:type="dxa"/>
          </w:tcPr>
          <w:p w14:paraId="020E2B68" w14:textId="741FE12B" w:rsidR="001B7872" w:rsidRDefault="00A04EB0" w:rsidP="007D58D1">
            <w:pPr>
              <w:jc w:val="both"/>
              <w:rPr>
                <w:ins w:id="150" w:author="Oscar Yip" w:date="2025-09-01T14:43:00Z" w16du:dateUtc="2025-09-01T02:43:00Z"/>
                <w:rFonts w:eastAsia="Roboto Light" w:cstheme="majorHAnsi"/>
                <w:lang w:val="en"/>
              </w:rPr>
            </w:pPr>
            <w:ins w:id="151" w:author="Oscar Yip" w:date="2025-09-01T14:46:00Z" w16du:dateUtc="2025-09-01T02:46:00Z">
              <w:r>
                <w:rPr>
                  <w:rFonts w:eastAsia="Roboto Light" w:cstheme="majorHAnsi"/>
                  <w:lang w:val="en"/>
                </w:rPr>
                <w:t xml:space="preserve">Free – under the </w:t>
              </w:r>
            </w:ins>
            <w:ins w:id="152" w:author="Oscar Yip" w:date="2025-09-01T14:46:00Z">
              <w:r w:rsidRPr="00A04EB0">
                <w:rPr>
                  <w:rFonts w:eastAsia="Roboto Light" w:cstheme="majorHAnsi"/>
                </w:rPr>
                <w:t>GNU General Public License (GPL) version 2</w:t>
              </w:r>
            </w:ins>
            <w:ins w:id="153" w:author="Oscar Yip" w:date="2025-09-01T14:47:00Z" w16du:dateUtc="2025-09-01T02:47:00Z">
              <w:r w:rsidR="006B3150">
                <w:rPr>
                  <w:rFonts w:eastAsia="Roboto Light" w:cstheme="majorHAnsi"/>
                </w:rPr>
                <w:t>.</w:t>
              </w:r>
            </w:ins>
          </w:p>
        </w:tc>
      </w:tr>
      <w:tr w:rsidR="00A04EB0" w:rsidRPr="007D58D1" w14:paraId="3E6F5F93" w14:textId="77777777" w:rsidTr="007D58D1">
        <w:trPr>
          <w:trHeight w:val="440"/>
          <w:ins w:id="154" w:author="Oscar Yip" w:date="2025-09-01T14:46:00Z"/>
        </w:trPr>
        <w:tc>
          <w:tcPr>
            <w:tcW w:w="604" w:type="dxa"/>
          </w:tcPr>
          <w:p w14:paraId="72431575" w14:textId="3499116D" w:rsidR="00A04EB0" w:rsidRDefault="00A04EB0" w:rsidP="007D58D1">
            <w:pPr>
              <w:jc w:val="both"/>
              <w:rPr>
                <w:ins w:id="155" w:author="Oscar Yip" w:date="2025-09-01T14:46:00Z" w16du:dateUtc="2025-09-01T02:46:00Z"/>
                <w:rFonts w:eastAsia="Roboto Light" w:cstheme="majorHAnsi"/>
                <w:highlight w:val="yellow"/>
                <w:lang w:val="en"/>
              </w:rPr>
            </w:pPr>
            <w:ins w:id="156" w:author="Oscar Yip" w:date="2025-09-01T14:46:00Z" w16du:dateUtc="2025-09-01T02:46:00Z">
              <w:r>
                <w:rPr>
                  <w:rFonts w:eastAsia="Roboto Light" w:cstheme="majorHAnsi"/>
                  <w:highlight w:val="yellow"/>
                  <w:lang w:val="en"/>
                </w:rPr>
                <w:t>10</w:t>
              </w:r>
            </w:ins>
          </w:p>
        </w:tc>
        <w:tc>
          <w:tcPr>
            <w:tcW w:w="3046" w:type="dxa"/>
          </w:tcPr>
          <w:p w14:paraId="129B12A2" w14:textId="4C75EA39" w:rsidR="00A04EB0" w:rsidRDefault="00A04EB0" w:rsidP="007D58D1">
            <w:pPr>
              <w:jc w:val="both"/>
              <w:rPr>
                <w:ins w:id="157" w:author="Oscar Yip" w:date="2025-09-01T14:46:00Z" w16du:dateUtc="2025-09-01T02:46:00Z"/>
                <w:rFonts w:eastAsia="Roboto Light" w:cstheme="majorHAnsi"/>
                <w:lang w:val="en"/>
              </w:rPr>
            </w:pPr>
            <w:ins w:id="158" w:author="Oscar Yip" w:date="2025-09-01T14:46:00Z" w16du:dateUtc="2025-09-01T02:46:00Z">
              <w:r>
                <w:rPr>
                  <w:rFonts w:eastAsia="Roboto Light" w:cstheme="majorHAnsi"/>
                  <w:lang w:val="en"/>
                </w:rPr>
                <w:t>GitL</w:t>
              </w:r>
            </w:ins>
            <w:ins w:id="159" w:author="Oscar Yip" w:date="2025-09-01T14:47:00Z" w16du:dateUtc="2025-09-01T02:47:00Z">
              <w:r>
                <w:rPr>
                  <w:rFonts w:eastAsia="Roboto Light" w:cstheme="majorHAnsi"/>
                  <w:lang w:val="en"/>
                </w:rPr>
                <w:t>ab</w:t>
              </w:r>
            </w:ins>
          </w:p>
        </w:tc>
        <w:tc>
          <w:tcPr>
            <w:tcW w:w="4142" w:type="dxa"/>
          </w:tcPr>
          <w:p w14:paraId="62267E55" w14:textId="1DA3CEC2" w:rsidR="00A04EB0" w:rsidRDefault="00A04EB0" w:rsidP="007D58D1">
            <w:pPr>
              <w:jc w:val="both"/>
              <w:rPr>
                <w:ins w:id="160" w:author="Oscar Yip" w:date="2025-09-01T14:46:00Z" w16du:dateUtc="2025-09-01T02:46:00Z"/>
                <w:rFonts w:eastAsia="Roboto Light" w:cstheme="majorHAnsi"/>
                <w:lang w:val="en"/>
              </w:rPr>
            </w:pPr>
            <w:ins w:id="161" w:author="Oscar Yip" w:date="2025-09-01T14:47:00Z" w16du:dateUtc="2025-09-01T02:47:00Z">
              <w:r>
                <w:rPr>
                  <w:rFonts w:eastAsia="Roboto Light" w:cstheme="majorHAnsi"/>
                  <w:lang w:val="en"/>
                </w:rPr>
                <w:t xml:space="preserve">Application and repository – development </w:t>
              </w:r>
              <w:r w:rsidR="00A830FF">
                <w:rPr>
                  <w:rFonts w:eastAsia="Roboto Light" w:cstheme="majorHAnsi"/>
                  <w:lang w:val="en"/>
                </w:rPr>
                <w:t xml:space="preserve">and source code repository. </w:t>
              </w:r>
            </w:ins>
          </w:p>
        </w:tc>
        <w:tc>
          <w:tcPr>
            <w:tcW w:w="1828" w:type="dxa"/>
          </w:tcPr>
          <w:p w14:paraId="79C96688" w14:textId="66B65E91" w:rsidR="00A04EB0" w:rsidRDefault="008B7074" w:rsidP="007D58D1">
            <w:pPr>
              <w:jc w:val="both"/>
              <w:rPr>
                <w:ins w:id="162" w:author="Oscar Yip" w:date="2025-09-01T14:46:00Z" w16du:dateUtc="2025-09-01T02:46:00Z"/>
                <w:rFonts w:eastAsia="Roboto Light" w:cstheme="majorHAnsi"/>
                <w:lang w:val="en"/>
              </w:rPr>
            </w:pPr>
            <w:ins w:id="163" w:author="Oscar Yip" w:date="2025-09-01T14:47:00Z" w16du:dateUtc="2025-09-01T02:47:00Z">
              <w:r>
                <w:rPr>
                  <w:rFonts w:eastAsia="Roboto Light" w:cstheme="majorHAnsi"/>
                  <w:lang w:val="en"/>
                </w:rPr>
                <w:t>Free – under the MIT License.</w:t>
              </w:r>
            </w:ins>
          </w:p>
        </w:tc>
      </w:tr>
      <w:tr w:rsidR="00A3426B" w:rsidRPr="007D58D1" w14:paraId="19C984F2" w14:textId="77777777" w:rsidTr="007D58D1">
        <w:trPr>
          <w:trHeight w:val="440"/>
          <w:ins w:id="164" w:author="Oscar Yip" w:date="2025-09-01T14:48:00Z"/>
        </w:trPr>
        <w:tc>
          <w:tcPr>
            <w:tcW w:w="604" w:type="dxa"/>
          </w:tcPr>
          <w:p w14:paraId="21F7BFF9" w14:textId="306EB71E" w:rsidR="00A3426B" w:rsidRDefault="00A3426B" w:rsidP="007D58D1">
            <w:pPr>
              <w:jc w:val="both"/>
              <w:rPr>
                <w:ins w:id="165" w:author="Oscar Yip" w:date="2025-09-01T14:48:00Z" w16du:dateUtc="2025-09-01T02:48:00Z"/>
                <w:rFonts w:eastAsia="Roboto Light" w:cstheme="majorHAnsi"/>
                <w:highlight w:val="yellow"/>
                <w:lang w:val="en"/>
              </w:rPr>
            </w:pPr>
            <w:ins w:id="166" w:author="Oscar Yip" w:date="2025-09-01T14:48:00Z" w16du:dateUtc="2025-09-01T02:48:00Z">
              <w:r>
                <w:rPr>
                  <w:rFonts w:eastAsia="Roboto Light" w:cstheme="majorHAnsi"/>
                  <w:highlight w:val="yellow"/>
                  <w:lang w:val="en"/>
                </w:rPr>
                <w:t>11</w:t>
              </w:r>
            </w:ins>
          </w:p>
        </w:tc>
        <w:tc>
          <w:tcPr>
            <w:tcW w:w="3046" w:type="dxa"/>
          </w:tcPr>
          <w:p w14:paraId="388C6C54" w14:textId="73FF8B20" w:rsidR="00A3426B" w:rsidRDefault="00A3426B" w:rsidP="007D58D1">
            <w:pPr>
              <w:jc w:val="both"/>
              <w:rPr>
                <w:ins w:id="167" w:author="Oscar Yip" w:date="2025-09-01T14:48:00Z" w16du:dateUtc="2025-09-01T02:48:00Z"/>
                <w:rFonts w:eastAsia="Roboto Light" w:cstheme="majorHAnsi"/>
                <w:lang w:val="en"/>
              </w:rPr>
            </w:pPr>
            <w:ins w:id="168" w:author="Oscar Yip" w:date="2025-09-01T14:48:00Z" w16du:dateUtc="2025-09-01T02:48:00Z">
              <w:r>
                <w:rPr>
                  <w:rFonts w:eastAsia="Roboto Light" w:cstheme="majorHAnsi"/>
                  <w:lang w:val="en"/>
                </w:rPr>
                <w:t>OTRS</w:t>
              </w:r>
            </w:ins>
          </w:p>
        </w:tc>
        <w:tc>
          <w:tcPr>
            <w:tcW w:w="4142" w:type="dxa"/>
          </w:tcPr>
          <w:p w14:paraId="7E24A72E" w14:textId="22439266" w:rsidR="00A3426B" w:rsidRDefault="00A3426B" w:rsidP="007D58D1">
            <w:pPr>
              <w:jc w:val="both"/>
              <w:rPr>
                <w:ins w:id="169" w:author="Oscar Yip" w:date="2025-09-01T14:48:00Z" w16du:dateUtc="2025-09-01T02:48:00Z"/>
                <w:rFonts w:eastAsia="Roboto Light" w:cstheme="majorHAnsi"/>
                <w:lang w:val="en"/>
              </w:rPr>
            </w:pPr>
            <w:ins w:id="170" w:author="Oscar Yip" w:date="2025-09-01T14:48:00Z" w16du:dateUtc="2025-09-01T02:48:00Z">
              <w:r>
                <w:rPr>
                  <w:rFonts w:eastAsia="Roboto Light" w:cstheme="majorHAnsi"/>
                  <w:lang w:val="en"/>
                </w:rPr>
                <w:t xml:space="preserve">Application and ticketing system </w:t>
              </w:r>
            </w:ins>
            <w:ins w:id="171" w:author="Oscar Yip" w:date="2025-09-01T14:49:00Z" w16du:dateUtc="2025-09-01T02:49:00Z">
              <w:r w:rsidR="00BB7463">
                <w:rPr>
                  <w:rFonts w:eastAsia="Roboto Light" w:cstheme="majorHAnsi"/>
                  <w:lang w:val="en"/>
                </w:rPr>
                <w:t>–</w:t>
              </w:r>
            </w:ins>
            <w:ins w:id="172" w:author="Oscar Yip" w:date="2025-09-01T14:48:00Z" w16du:dateUtc="2025-09-01T02:48:00Z">
              <w:r>
                <w:rPr>
                  <w:rFonts w:eastAsia="Roboto Light" w:cstheme="majorHAnsi"/>
                  <w:lang w:val="en"/>
                </w:rPr>
                <w:t xml:space="preserve"> </w:t>
              </w:r>
            </w:ins>
            <w:ins w:id="173" w:author="Oscar Yip" w:date="2025-09-01T14:49:00Z" w16du:dateUtc="2025-09-01T02:49:00Z">
              <w:r w:rsidR="00BB7463">
                <w:rPr>
                  <w:rFonts w:eastAsia="Roboto Light" w:cstheme="majorHAnsi"/>
                  <w:lang w:val="en"/>
                </w:rPr>
                <w:t>support and services tracking ticketing system.</w:t>
              </w:r>
            </w:ins>
          </w:p>
        </w:tc>
        <w:tc>
          <w:tcPr>
            <w:tcW w:w="1828" w:type="dxa"/>
          </w:tcPr>
          <w:p w14:paraId="5F2E99A7" w14:textId="0CA2BB55" w:rsidR="00A3426B" w:rsidRDefault="00BB7463" w:rsidP="007D58D1">
            <w:pPr>
              <w:jc w:val="both"/>
              <w:rPr>
                <w:ins w:id="174" w:author="Oscar Yip" w:date="2025-09-01T14:48:00Z" w16du:dateUtc="2025-09-01T02:48:00Z"/>
                <w:rFonts w:eastAsia="Roboto Light" w:cstheme="majorHAnsi"/>
                <w:lang w:val="en"/>
              </w:rPr>
            </w:pPr>
            <w:ins w:id="175" w:author="Oscar Yip" w:date="2025-09-01T14:49:00Z" w16du:dateUtc="2025-09-01T02:49:00Z">
              <w:r>
                <w:rPr>
                  <w:rFonts w:eastAsia="Roboto Light" w:cstheme="majorHAnsi"/>
                  <w:lang w:val="en"/>
                </w:rPr>
                <w:t xml:space="preserve">Free – under the </w:t>
              </w:r>
            </w:ins>
            <w:ins w:id="176" w:author="Oscar Yip" w:date="2025-09-01T14:49:00Z">
              <w:r w:rsidR="0065653B" w:rsidRPr="0065653B">
                <w:rPr>
                  <w:rFonts w:eastAsia="Roboto Light" w:cstheme="majorHAnsi"/>
                </w:rPr>
                <w:t>GNU Affero General Public License (AGPL-3.0)</w:t>
              </w:r>
            </w:ins>
            <w:ins w:id="177" w:author="Oscar Yip" w:date="2025-09-01T14:49:00Z" w16du:dateUtc="2025-09-01T02:49:00Z">
              <w:r w:rsidR="0065653B">
                <w:rPr>
                  <w:rFonts w:eastAsia="Roboto Light" w:cstheme="majorHAnsi"/>
                </w:rPr>
                <w:t>.</w:t>
              </w:r>
            </w:ins>
          </w:p>
        </w:tc>
      </w:tr>
      <w:tr w:rsidR="0065653B" w:rsidRPr="007D58D1" w14:paraId="6B78C899" w14:textId="77777777" w:rsidTr="007D58D1">
        <w:trPr>
          <w:trHeight w:val="440"/>
          <w:ins w:id="178" w:author="Oscar Yip" w:date="2025-09-01T14:49:00Z"/>
        </w:trPr>
        <w:tc>
          <w:tcPr>
            <w:tcW w:w="604" w:type="dxa"/>
          </w:tcPr>
          <w:p w14:paraId="6300B838" w14:textId="76F92A93" w:rsidR="0065653B" w:rsidRDefault="0065653B" w:rsidP="007D58D1">
            <w:pPr>
              <w:jc w:val="both"/>
              <w:rPr>
                <w:ins w:id="179" w:author="Oscar Yip" w:date="2025-09-01T14:49:00Z" w16du:dateUtc="2025-09-01T02:49:00Z"/>
                <w:rFonts w:eastAsia="Roboto Light" w:cstheme="majorHAnsi"/>
                <w:highlight w:val="yellow"/>
                <w:lang w:val="en"/>
              </w:rPr>
            </w:pPr>
            <w:ins w:id="180" w:author="Oscar Yip" w:date="2025-09-01T14:50:00Z" w16du:dateUtc="2025-09-01T02:50:00Z">
              <w:r>
                <w:rPr>
                  <w:rFonts w:eastAsia="Roboto Light" w:cstheme="majorHAnsi"/>
                  <w:highlight w:val="yellow"/>
                  <w:lang w:val="en"/>
                </w:rPr>
                <w:t>12</w:t>
              </w:r>
            </w:ins>
          </w:p>
        </w:tc>
        <w:tc>
          <w:tcPr>
            <w:tcW w:w="3046" w:type="dxa"/>
          </w:tcPr>
          <w:p w14:paraId="2DA8186F" w14:textId="7743A8DF" w:rsidR="0065653B" w:rsidRDefault="0065653B" w:rsidP="007D58D1">
            <w:pPr>
              <w:jc w:val="both"/>
              <w:rPr>
                <w:ins w:id="181" w:author="Oscar Yip" w:date="2025-09-01T14:49:00Z" w16du:dateUtc="2025-09-01T02:49:00Z"/>
                <w:rFonts w:eastAsia="Roboto Light" w:cstheme="majorHAnsi"/>
                <w:lang w:val="en"/>
              </w:rPr>
            </w:pPr>
            <w:ins w:id="182" w:author="Oscar Yip" w:date="2025-09-01T14:50:00Z" w16du:dateUtc="2025-09-01T02:50:00Z">
              <w:r>
                <w:rPr>
                  <w:rFonts w:eastAsia="Roboto Light" w:cstheme="majorHAnsi"/>
                  <w:lang w:val="en"/>
                </w:rPr>
                <w:t>OpenNMS</w:t>
              </w:r>
            </w:ins>
          </w:p>
        </w:tc>
        <w:tc>
          <w:tcPr>
            <w:tcW w:w="4142" w:type="dxa"/>
          </w:tcPr>
          <w:p w14:paraId="24BE16DE" w14:textId="02D0D430" w:rsidR="0065653B" w:rsidRDefault="00F810F2" w:rsidP="007D58D1">
            <w:pPr>
              <w:jc w:val="both"/>
              <w:rPr>
                <w:ins w:id="183" w:author="Oscar Yip" w:date="2025-09-01T14:49:00Z" w16du:dateUtc="2025-09-01T02:49:00Z"/>
                <w:rFonts w:eastAsia="Roboto Light" w:cstheme="majorHAnsi"/>
                <w:lang w:val="en"/>
              </w:rPr>
            </w:pPr>
            <w:ins w:id="184" w:author="Oscar Yip" w:date="2025-09-01T14:50:00Z" w16du:dateUtc="2025-09-01T02:50:00Z">
              <w:r>
                <w:rPr>
                  <w:rFonts w:eastAsia="Roboto Light" w:cstheme="majorHAnsi"/>
                  <w:lang w:val="en"/>
                </w:rPr>
                <w:t>Application – logging system to track alert services</w:t>
              </w:r>
            </w:ins>
          </w:p>
        </w:tc>
        <w:tc>
          <w:tcPr>
            <w:tcW w:w="1828" w:type="dxa"/>
          </w:tcPr>
          <w:p w14:paraId="2B80137F" w14:textId="33B51538" w:rsidR="0065653B" w:rsidRDefault="004500E9" w:rsidP="007D58D1">
            <w:pPr>
              <w:jc w:val="both"/>
              <w:rPr>
                <w:ins w:id="185" w:author="Oscar Yip" w:date="2025-09-01T14:49:00Z" w16du:dateUtc="2025-09-01T02:49:00Z"/>
                <w:rFonts w:eastAsia="Roboto Light" w:cstheme="majorHAnsi"/>
                <w:lang w:val="en"/>
              </w:rPr>
            </w:pPr>
            <w:ins w:id="186" w:author="Oscar Yip" w:date="2025-09-01T14:50:00Z" w16du:dateUtc="2025-09-01T02:50:00Z">
              <w:r>
                <w:rPr>
                  <w:rFonts w:eastAsia="Roboto Light" w:cstheme="majorHAnsi"/>
                  <w:lang w:val="en"/>
                </w:rPr>
                <w:t xml:space="preserve">Free – under the </w:t>
              </w:r>
            </w:ins>
            <w:ins w:id="187" w:author="Oscar Yip" w:date="2025-09-01T14:50:00Z">
              <w:r w:rsidRPr="004500E9">
                <w:rPr>
                  <w:rFonts w:eastAsia="Roboto Light" w:cstheme="majorHAnsi"/>
                </w:rPr>
                <w:t xml:space="preserve">GNU Affero General Public </w:t>
              </w:r>
              <w:r w:rsidRPr="004500E9">
                <w:rPr>
                  <w:rFonts w:eastAsia="Roboto Light" w:cstheme="majorHAnsi"/>
                </w:rPr>
                <w:lastRenderedPageBreak/>
                <w:t>License (AGPL-3.0)</w:t>
              </w:r>
            </w:ins>
          </w:p>
        </w:tc>
      </w:tr>
      <w:tr w:rsidR="00D802F1" w:rsidRPr="007D58D1" w14:paraId="0B0C6C41" w14:textId="77777777" w:rsidTr="007D58D1">
        <w:trPr>
          <w:trHeight w:val="440"/>
          <w:ins w:id="188" w:author="Oscar Yip" w:date="2025-09-01T14:51:00Z"/>
        </w:trPr>
        <w:tc>
          <w:tcPr>
            <w:tcW w:w="604" w:type="dxa"/>
          </w:tcPr>
          <w:p w14:paraId="3EFAADFA" w14:textId="12B038A6" w:rsidR="00D802F1" w:rsidRDefault="00D802F1" w:rsidP="007D58D1">
            <w:pPr>
              <w:jc w:val="both"/>
              <w:rPr>
                <w:ins w:id="189" w:author="Oscar Yip" w:date="2025-09-01T14:51:00Z" w16du:dateUtc="2025-09-01T02:51:00Z"/>
                <w:rFonts w:eastAsia="Roboto Light" w:cstheme="majorHAnsi"/>
                <w:highlight w:val="yellow"/>
                <w:lang w:val="en"/>
              </w:rPr>
            </w:pPr>
            <w:ins w:id="190" w:author="Oscar Yip" w:date="2025-09-01T14:51:00Z" w16du:dateUtc="2025-09-01T02:51:00Z">
              <w:r>
                <w:rPr>
                  <w:rFonts w:eastAsia="Roboto Light" w:cstheme="majorHAnsi"/>
                  <w:highlight w:val="yellow"/>
                  <w:lang w:val="en"/>
                </w:rPr>
                <w:lastRenderedPageBreak/>
                <w:t>13</w:t>
              </w:r>
            </w:ins>
          </w:p>
        </w:tc>
        <w:tc>
          <w:tcPr>
            <w:tcW w:w="3046" w:type="dxa"/>
          </w:tcPr>
          <w:p w14:paraId="31F13892" w14:textId="19DA4A81" w:rsidR="00D802F1" w:rsidRDefault="00D802F1" w:rsidP="007D58D1">
            <w:pPr>
              <w:jc w:val="both"/>
              <w:rPr>
                <w:ins w:id="191" w:author="Oscar Yip" w:date="2025-09-01T14:51:00Z" w16du:dateUtc="2025-09-01T02:51:00Z"/>
                <w:rFonts w:eastAsia="Roboto Light" w:cstheme="majorHAnsi"/>
                <w:lang w:val="en"/>
              </w:rPr>
            </w:pPr>
            <w:ins w:id="192" w:author="Oscar Yip" w:date="2025-09-01T14:51:00Z" w16du:dateUtc="2025-09-01T02:51:00Z">
              <w:r>
                <w:rPr>
                  <w:rFonts w:eastAsia="Roboto Light" w:cstheme="majorHAnsi"/>
                  <w:lang w:val="en"/>
                </w:rPr>
                <w:t xml:space="preserve">Microsoft Azure </w:t>
              </w:r>
            </w:ins>
          </w:p>
        </w:tc>
        <w:tc>
          <w:tcPr>
            <w:tcW w:w="4142" w:type="dxa"/>
          </w:tcPr>
          <w:p w14:paraId="0E141055" w14:textId="6B48169E" w:rsidR="00D802F1" w:rsidRDefault="003B0169" w:rsidP="007D58D1">
            <w:pPr>
              <w:jc w:val="both"/>
              <w:rPr>
                <w:ins w:id="193" w:author="Oscar Yip" w:date="2025-09-01T14:51:00Z" w16du:dateUtc="2025-09-01T02:51:00Z"/>
                <w:rFonts w:eastAsia="Roboto Light" w:cstheme="majorHAnsi"/>
                <w:lang w:val="en"/>
              </w:rPr>
            </w:pPr>
            <w:ins w:id="194" w:author="Oscar Yip" w:date="2025-09-01T14:52:00Z" w16du:dateUtc="2025-09-01T02:52:00Z">
              <w:r>
                <w:rPr>
                  <w:rFonts w:eastAsia="Roboto Light" w:cstheme="majorHAnsi"/>
                  <w:lang w:val="en"/>
                </w:rPr>
                <w:t xml:space="preserve">Services </w:t>
              </w:r>
            </w:ins>
            <w:ins w:id="195" w:author="Oscar Yip" w:date="2025-09-01T14:53:00Z" w16du:dateUtc="2025-09-01T02:53:00Z">
              <w:r w:rsidR="001B5F0D">
                <w:rPr>
                  <w:rFonts w:eastAsia="Roboto Light" w:cstheme="majorHAnsi"/>
                  <w:lang w:val="en"/>
                </w:rPr>
                <w:t>–</w:t>
              </w:r>
            </w:ins>
            <w:ins w:id="196" w:author="Oscar Yip" w:date="2025-09-01T14:52:00Z" w16du:dateUtc="2025-09-01T02:52:00Z">
              <w:r>
                <w:rPr>
                  <w:rFonts w:eastAsia="Roboto Light" w:cstheme="majorHAnsi"/>
                  <w:lang w:val="en"/>
                </w:rPr>
                <w:t xml:space="preserve"> </w:t>
              </w:r>
            </w:ins>
            <w:ins w:id="197" w:author="Oscar Yip" w:date="2025-09-01T14:53:00Z" w16du:dateUtc="2025-09-01T02:53:00Z">
              <w:r w:rsidR="001B5F0D">
                <w:rPr>
                  <w:rFonts w:eastAsia="Roboto Light" w:cstheme="majorHAnsi"/>
                  <w:lang w:val="en"/>
                </w:rPr>
                <w:t>A.I. services</w:t>
              </w:r>
            </w:ins>
          </w:p>
        </w:tc>
        <w:tc>
          <w:tcPr>
            <w:tcW w:w="1828" w:type="dxa"/>
          </w:tcPr>
          <w:p w14:paraId="32C357CF" w14:textId="2F552705" w:rsidR="00D802F1" w:rsidRDefault="001B5F0D" w:rsidP="007D58D1">
            <w:pPr>
              <w:jc w:val="both"/>
              <w:rPr>
                <w:ins w:id="198" w:author="Oscar Yip" w:date="2025-09-01T14:51:00Z" w16du:dateUtc="2025-09-01T02:51:00Z"/>
                <w:rFonts w:eastAsia="Roboto Light" w:cstheme="majorHAnsi"/>
                <w:lang w:val="en"/>
              </w:rPr>
            </w:pPr>
            <w:ins w:id="199" w:author="Oscar Yip" w:date="2025-09-01T14:53:00Z" w16du:dateUtc="2025-09-01T02:53:00Z">
              <w:r>
                <w:rPr>
                  <w:rFonts w:eastAsia="Roboto Light" w:cstheme="majorHAnsi"/>
                  <w:lang w:val="en"/>
                </w:rPr>
                <w:t>Paid subscription.</w:t>
              </w:r>
            </w:ins>
          </w:p>
        </w:tc>
      </w:tr>
      <w:tr w:rsidR="0033676E" w:rsidRPr="007D58D1" w14:paraId="45B6620B" w14:textId="77777777" w:rsidTr="007D58D1">
        <w:trPr>
          <w:trHeight w:val="440"/>
          <w:ins w:id="200" w:author="Oscar Yip" w:date="2025-09-01T14:53:00Z"/>
        </w:trPr>
        <w:tc>
          <w:tcPr>
            <w:tcW w:w="604" w:type="dxa"/>
          </w:tcPr>
          <w:p w14:paraId="2302F871" w14:textId="79216F89" w:rsidR="0033676E" w:rsidRDefault="0033676E" w:rsidP="007D58D1">
            <w:pPr>
              <w:jc w:val="both"/>
              <w:rPr>
                <w:ins w:id="201" w:author="Oscar Yip" w:date="2025-09-01T14:53:00Z" w16du:dateUtc="2025-09-01T02:53:00Z"/>
                <w:rFonts w:eastAsia="Roboto Light" w:cstheme="majorHAnsi"/>
                <w:highlight w:val="yellow"/>
                <w:lang w:val="en"/>
              </w:rPr>
            </w:pPr>
            <w:ins w:id="202" w:author="Oscar Yip" w:date="2025-09-01T14:53:00Z" w16du:dateUtc="2025-09-01T02:53:00Z">
              <w:r>
                <w:rPr>
                  <w:rFonts w:eastAsia="Roboto Light" w:cstheme="majorHAnsi"/>
                  <w:highlight w:val="yellow"/>
                  <w:lang w:val="en"/>
                </w:rPr>
                <w:t>14</w:t>
              </w:r>
            </w:ins>
          </w:p>
        </w:tc>
        <w:tc>
          <w:tcPr>
            <w:tcW w:w="3046" w:type="dxa"/>
          </w:tcPr>
          <w:p w14:paraId="4401D5CD" w14:textId="2955843E" w:rsidR="0033676E" w:rsidRDefault="0033676E" w:rsidP="007D58D1">
            <w:pPr>
              <w:jc w:val="both"/>
              <w:rPr>
                <w:ins w:id="203" w:author="Oscar Yip" w:date="2025-09-01T14:53:00Z" w16du:dateUtc="2025-09-01T02:53:00Z"/>
                <w:rFonts w:eastAsia="Roboto Light" w:cstheme="majorHAnsi"/>
                <w:lang w:val="en"/>
              </w:rPr>
            </w:pPr>
            <w:ins w:id="204" w:author="Oscar Yip" w:date="2025-09-01T14:53:00Z" w16du:dateUtc="2025-09-01T02:53:00Z">
              <w:r>
                <w:rPr>
                  <w:rFonts w:eastAsia="Roboto Light" w:cstheme="majorHAnsi"/>
                  <w:lang w:val="en"/>
                </w:rPr>
                <w:t>Sny</w:t>
              </w:r>
            </w:ins>
            <w:ins w:id="205" w:author="Oscar Yip" w:date="2025-09-01T14:54:00Z" w16du:dateUtc="2025-09-01T02:54:00Z">
              <w:r w:rsidR="004225EC">
                <w:rPr>
                  <w:rFonts w:eastAsia="Roboto Light" w:cstheme="majorHAnsi"/>
                  <w:lang w:val="en"/>
                </w:rPr>
                <w:t>k</w:t>
              </w:r>
            </w:ins>
          </w:p>
        </w:tc>
        <w:tc>
          <w:tcPr>
            <w:tcW w:w="4142" w:type="dxa"/>
          </w:tcPr>
          <w:p w14:paraId="1573EFA5" w14:textId="18D37FE4" w:rsidR="0033676E" w:rsidRDefault="0033676E" w:rsidP="007D58D1">
            <w:pPr>
              <w:jc w:val="both"/>
              <w:rPr>
                <w:ins w:id="206" w:author="Oscar Yip" w:date="2025-09-01T14:53:00Z" w16du:dateUtc="2025-09-01T02:53:00Z"/>
                <w:rFonts w:eastAsia="Roboto Light" w:cstheme="majorHAnsi"/>
                <w:lang w:val="en"/>
              </w:rPr>
            </w:pPr>
            <w:ins w:id="207" w:author="Oscar Yip" w:date="2025-09-01T14:54:00Z" w16du:dateUtc="2025-09-01T02:54:00Z">
              <w:r>
                <w:rPr>
                  <w:rFonts w:eastAsia="Roboto Light" w:cstheme="majorHAnsi"/>
                  <w:lang w:val="en"/>
                </w:rPr>
                <w:t xml:space="preserve">Source code services </w:t>
              </w:r>
              <w:r w:rsidR="004225EC">
                <w:rPr>
                  <w:rFonts w:eastAsia="Roboto Light" w:cstheme="majorHAnsi"/>
                  <w:lang w:val="en"/>
                </w:rPr>
                <w:t>–</w:t>
              </w:r>
              <w:r>
                <w:rPr>
                  <w:rFonts w:eastAsia="Roboto Light" w:cstheme="majorHAnsi"/>
                  <w:lang w:val="en"/>
                </w:rPr>
                <w:t xml:space="preserve"> </w:t>
              </w:r>
              <w:r w:rsidR="004225EC">
                <w:rPr>
                  <w:rFonts w:eastAsia="Roboto Light" w:cstheme="majorHAnsi"/>
                  <w:lang w:val="en"/>
                </w:rPr>
                <w:t xml:space="preserve">from development end, </w:t>
              </w:r>
              <w:r w:rsidR="003A54A6">
                <w:rPr>
                  <w:rFonts w:eastAsia="Roboto Light" w:cstheme="majorHAnsi"/>
                  <w:lang w:val="en"/>
                </w:rPr>
                <w:t>Snyk CLI is</w:t>
              </w:r>
            </w:ins>
            <w:ins w:id="208" w:author="Oscar Yip" w:date="2025-09-01T14:55:00Z" w16du:dateUtc="2025-09-01T02:55:00Z">
              <w:r w:rsidR="003A54A6">
                <w:rPr>
                  <w:rFonts w:eastAsia="Roboto Light" w:cstheme="majorHAnsi"/>
                  <w:lang w:val="en"/>
                </w:rPr>
                <w:t xml:space="preserve"> to process vulnerability</w:t>
              </w:r>
              <w:r w:rsidR="0062179D">
                <w:rPr>
                  <w:rFonts w:eastAsia="Roboto Light" w:cstheme="majorHAnsi"/>
                  <w:lang w:val="en"/>
                </w:rPr>
                <w:t xml:space="preserve"> scan.</w:t>
              </w:r>
            </w:ins>
          </w:p>
        </w:tc>
        <w:tc>
          <w:tcPr>
            <w:tcW w:w="1828" w:type="dxa"/>
          </w:tcPr>
          <w:p w14:paraId="1BBD3C13" w14:textId="3EAF9102" w:rsidR="0033676E" w:rsidRDefault="008F6934" w:rsidP="007D58D1">
            <w:pPr>
              <w:jc w:val="both"/>
              <w:rPr>
                <w:ins w:id="209" w:author="Oscar Yip" w:date="2025-09-01T14:53:00Z" w16du:dateUtc="2025-09-01T02:53:00Z"/>
                <w:rFonts w:eastAsia="Roboto Light" w:cstheme="majorHAnsi"/>
                <w:lang w:val="en"/>
              </w:rPr>
            </w:pPr>
            <w:ins w:id="210" w:author="Oscar Yip" w:date="2025-09-01T14:55:00Z" w16du:dateUtc="2025-09-01T02:55:00Z">
              <w:r>
                <w:rPr>
                  <w:rFonts w:eastAsia="Roboto Light" w:cstheme="majorHAnsi"/>
                  <w:lang w:val="en"/>
                </w:rPr>
                <w:t xml:space="preserve">Free – under the </w:t>
              </w:r>
            </w:ins>
            <w:ins w:id="211" w:author="Oscar Yip" w:date="2025-09-01T14:55:00Z">
              <w:r w:rsidRPr="008F6934">
                <w:rPr>
                  <w:rFonts w:eastAsia="Roboto Light" w:cstheme="majorHAnsi"/>
                </w:rPr>
                <w:t>Apache License 2.0</w:t>
              </w:r>
            </w:ins>
            <w:ins w:id="212" w:author="Oscar Yip" w:date="2025-09-01T14:55:00Z" w16du:dateUtc="2025-09-01T02:55:00Z">
              <w:r w:rsidR="00D55C07">
                <w:rPr>
                  <w:rFonts w:eastAsia="Roboto Light" w:cstheme="majorHAnsi"/>
                </w:rPr>
                <w:t>.</w:t>
              </w:r>
            </w:ins>
          </w:p>
        </w:tc>
      </w:tr>
    </w:tbl>
    <w:p w14:paraId="3CD2A05E" w14:textId="77777777" w:rsidR="007D58D1" w:rsidRDefault="007D58D1" w:rsidP="007D58D1">
      <w:pPr>
        <w:ind w:left="360"/>
        <w:jc w:val="both"/>
        <w:rPr>
          <w:rFonts w:eastAsia="Roboto Light" w:cstheme="majorHAnsi"/>
          <w:lang w:val="en"/>
        </w:rPr>
      </w:pPr>
    </w:p>
    <w:p w14:paraId="5A9FA5FC" w14:textId="74D57ABD" w:rsidR="007D58D1" w:rsidRDefault="007D58D1" w:rsidP="007D58D1">
      <w:pPr>
        <w:pStyle w:val="Heading1"/>
        <w:rPr>
          <w:rFonts w:eastAsia="Roboto Light"/>
          <w:lang w:val="en"/>
        </w:rPr>
      </w:pPr>
      <w:bookmarkStart w:id="213" w:name="_Toc207120396"/>
      <w:r w:rsidRPr="007D58D1">
        <w:rPr>
          <w:rFonts w:eastAsia="Roboto Light"/>
          <w:lang w:val="en"/>
        </w:rPr>
        <w:t>Develop</w:t>
      </w:r>
      <w:bookmarkEnd w:id="213"/>
    </w:p>
    <w:p w14:paraId="145435D4" w14:textId="77777777" w:rsidR="007D58D1" w:rsidRPr="007D58D1" w:rsidRDefault="007D58D1" w:rsidP="007D58D1">
      <w:pPr>
        <w:ind w:left="360"/>
        <w:jc w:val="both"/>
        <w:rPr>
          <w:rFonts w:eastAsia="Roboto Light" w:cstheme="majorHAnsi"/>
          <w:lang w:val="en"/>
        </w:rPr>
      </w:pPr>
    </w:p>
    <w:p w14:paraId="39AF8B17" w14:textId="2BF6AB74" w:rsidR="007D58D1" w:rsidRDefault="007D58D1" w:rsidP="007D58D1">
      <w:pPr>
        <w:jc w:val="both"/>
        <w:rPr>
          <w:rFonts w:eastAsia="Roboto Light" w:cstheme="majorHAnsi"/>
          <w:lang w:val="en"/>
        </w:rPr>
      </w:pPr>
      <w:r w:rsidRPr="007D58D1">
        <w:rPr>
          <w:rFonts w:eastAsia="Roboto Light" w:cstheme="majorHAnsi"/>
          <w:lang w:val="en"/>
        </w:rPr>
        <w:t xml:space="preserve">The following teams develop software at </w:t>
      </w:r>
      <w:r w:rsidR="004B100F">
        <w:rPr>
          <w:rFonts w:eastAsia="Roboto Light" w:cstheme="majorHAnsi"/>
          <w:lang w:val="en"/>
        </w:rPr>
        <w:t>BW Digital</w:t>
      </w:r>
      <w:r w:rsidRPr="007D58D1">
        <w:rPr>
          <w:rFonts w:eastAsia="Roboto Light" w:cstheme="majorHAnsi"/>
          <w:lang w:val="en"/>
        </w:rPr>
        <w:t xml:space="preserve">. All teams follow the Internal Development Process including secure coding standards, code reviews and approvals. </w:t>
      </w:r>
    </w:p>
    <w:p w14:paraId="385A782E" w14:textId="77777777" w:rsidR="00BA3A86" w:rsidRPr="007D58D1" w:rsidRDefault="00BA3A86" w:rsidP="007D58D1">
      <w:pPr>
        <w:jc w:val="both"/>
        <w:rPr>
          <w:rFonts w:eastAsia="Roboto Light" w:cstheme="majorHAnsi"/>
          <w:lang w:val="en"/>
        </w:rPr>
      </w:pPr>
    </w:p>
    <w:p w14:paraId="1E77C354" w14:textId="77777777" w:rsidR="007D58D1" w:rsidRDefault="007D58D1" w:rsidP="007D58D1">
      <w:pPr>
        <w:pStyle w:val="Heading2"/>
        <w:rPr>
          <w:rFonts w:eastAsia="Roboto Light"/>
          <w:lang w:val="en"/>
        </w:rPr>
      </w:pPr>
      <w:bookmarkStart w:id="214" w:name="_Toc207120397"/>
      <w:r w:rsidRPr="007D58D1">
        <w:rPr>
          <w:rFonts w:eastAsia="Roboto Light"/>
          <w:lang w:val="en"/>
        </w:rPr>
        <w:t>Development Team</w:t>
      </w:r>
      <w:bookmarkEnd w:id="214"/>
    </w:p>
    <w:p w14:paraId="270275A6" w14:textId="77777777" w:rsidR="007D58D1" w:rsidRPr="007D58D1" w:rsidRDefault="007D58D1" w:rsidP="007D58D1">
      <w:pPr>
        <w:rPr>
          <w:lang w:val="en"/>
        </w:rPr>
      </w:pPr>
    </w:p>
    <w:p w14:paraId="738D3C6A" w14:textId="4B1CBD40" w:rsidR="007D58D1" w:rsidRDefault="007D58D1" w:rsidP="007D58D1">
      <w:pPr>
        <w:jc w:val="both"/>
        <w:rPr>
          <w:rFonts w:eastAsia="Roboto Light" w:cstheme="majorHAnsi"/>
          <w:lang w:val="en"/>
        </w:rPr>
      </w:pPr>
      <w:r w:rsidRPr="007D58D1">
        <w:rPr>
          <w:rFonts w:eastAsia="Roboto Light" w:cstheme="majorHAnsi"/>
          <w:highlight w:val="yellow"/>
          <w:lang w:val="en"/>
        </w:rPr>
        <w:t xml:space="preserve">The Development Team is responsible for the development of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software and any infrastructure which supports it. The Development team has access to test data only and do not have open access to production data. Under limited circumstances, desensitized production data may be used for limited testing; however, the addition of production data to a test environment will cause production controls to be also rolled out in the test environment to protect the production data.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CEO must approve this activity prior to implementation.</w:t>
      </w:r>
      <w:r w:rsidRPr="007D58D1">
        <w:rPr>
          <w:rFonts w:eastAsia="Roboto Light" w:cstheme="majorHAnsi"/>
          <w:lang w:val="en"/>
        </w:rPr>
        <w:t xml:space="preserve"> </w:t>
      </w:r>
    </w:p>
    <w:p w14:paraId="71D468E0" w14:textId="77777777" w:rsidR="00BA3A86" w:rsidRPr="007D58D1" w:rsidRDefault="00BA3A86" w:rsidP="007D58D1">
      <w:pPr>
        <w:jc w:val="both"/>
        <w:rPr>
          <w:rFonts w:eastAsia="Roboto Light" w:cstheme="majorHAnsi"/>
          <w:lang w:val="en"/>
        </w:rPr>
      </w:pPr>
    </w:p>
    <w:p w14:paraId="0C53929E" w14:textId="77777777" w:rsidR="007D58D1" w:rsidRDefault="007D58D1" w:rsidP="007D58D1">
      <w:pPr>
        <w:pStyle w:val="Heading2"/>
        <w:rPr>
          <w:rFonts w:eastAsia="Roboto Light"/>
          <w:lang w:val="en"/>
        </w:rPr>
      </w:pPr>
      <w:bookmarkStart w:id="215" w:name="_Toc207120398"/>
      <w:r w:rsidRPr="007D58D1">
        <w:rPr>
          <w:rFonts w:eastAsia="Roboto Light"/>
          <w:lang w:val="en"/>
        </w:rPr>
        <w:t>DevOps Team</w:t>
      </w:r>
      <w:bookmarkEnd w:id="215"/>
    </w:p>
    <w:p w14:paraId="778A6611" w14:textId="77777777" w:rsidR="007D58D1" w:rsidRPr="007D58D1" w:rsidRDefault="007D58D1" w:rsidP="007D58D1">
      <w:pPr>
        <w:rPr>
          <w:lang w:val="en"/>
        </w:rPr>
      </w:pPr>
    </w:p>
    <w:p w14:paraId="7D2C5E48" w14:textId="78D7CFE4"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 xml:space="preserve">The DevOps team is responsible for the running and management of the operational assets and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production environment.</w:t>
      </w:r>
    </w:p>
    <w:p w14:paraId="681B6FA6" w14:textId="77777777" w:rsidR="007D58D1" w:rsidRPr="007D58D1" w:rsidRDefault="007D58D1" w:rsidP="007D58D1">
      <w:pPr>
        <w:jc w:val="both"/>
        <w:rPr>
          <w:rFonts w:eastAsia="Roboto Light" w:cstheme="majorHAnsi"/>
          <w:lang w:val="en"/>
        </w:rPr>
      </w:pPr>
      <w:bookmarkStart w:id="216" w:name="_heading=h.bagjgzm8l4fk" w:colFirst="0" w:colLast="0"/>
      <w:bookmarkEnd w:id="216"/>
    </w:p>
    <w:p w14:paraId="7F972D5C" w14:textId="77777777" w:rsidR="007D58D1" w:rsidRPr="007D58D1" w:rsidRDefault="007D58D1" w:rsidP="007D58D1">
      <w:pPr>
        <w:jc w:val="both"/>
        <w:rPr>
          <w:rFonts w:eastAsia="Roboto Light" w:cstheme="majorHAnsi"/>
          <w:lang w:val="en"/>
        </w:rPr>
      </w:pPr>
      <w:r w:rsidRPr="007D58D1">
        <w:rPr>
          <w:rFonts w:eastAsia="Roboto Light" w:cstheme="majorHAnsi"/>
          <w:highlight w:val="yellow"/>
          <w:lang w:val="en"/>
        </w:rPr>
        <w:t>All teams follow Secure Coding Practices and Secure Systems Engineering Principles. All Web Applications must be assessed for vulnerabilities against OWASP top 10. For our PaaS/IaaS environments this means adopting Industry recommended standard security practices for securing IaaS/PaaS resources. For traditional ‘servers’ this means adopting practical Center-for-Internet Security Level 1 scored benchmark</w:t>
      </w:r>
      <w:r w:rsidRPr="007D58D1">
        <w:rPr>
          <w:rFonts w:eastAsia="Roboto Light" w:cstheme="majorHAnsi"/>
          <w:lang w:val="en"/>
        </w:rPr>
        <w:t xml:space="preserve">s. </w:t>
      </w:r>
    </w:p>
    <w:p w14:paraId="65B41E80" w14:textId="77777777" w:rsidR="007D58D1" w:rsidRPr="007D58D1" w:rsidRDefault="007D58D1" w:rsidP="007D58D1">
      <w:pPr>
        <w:jc w:val="both"/>
        <w:rPr>
          <w:rFonts w:eastAsia="Roboto Light" w:cstheme="majorHAnsi"/>
          <w:lang w:val="en"/>
        </w:rPr>
      </w:pPr>
    </w:p>
    <w:p w14:paraId="4A030CE9" w14:textId="77777777" w:rsidR="007D58D1" w:rsidRDefault="007D58D1" w:rsidP="007D58D1">
      <w:pPr>
        <w:pStyle w:val="Heading1"/>
        <w:rPr>
          <w:rFonts w:eastAsia="Roboto Light"/>
          <w:lang w:val="en"/>
        </w:rPr>
      </w:pPr>
      <w:bookmarkStart w:id="217" w:name="_Toc207120399"/>
      <w:r w:rsidRPr="007D58D1">
        <w:rPr>
          <w:rFonts w:eastAsia="Roboto Light"/>
          <w:lang w:val="en"/>
        </w:rPr>
        <w:t>Test</w:t>
      </w:r>
      <w:bookmarkEnd w:id="217"/>
    </w:p>
    <w:p w14:paraId="504544CC" w14:textId="77777777" w:rsidR="007D58D1" w:rsidRPr="007D58D1" w:rsidRDefault="007D58D1" w:rsidP="007D58D1">
      <w:pPr>
        <w:rPr>
          <w:lang w:val="en"/>
        </w:rPr>
      </w:pPr>
    </w:p>
    <w:p w14:paraId="72131C82" w14:textId="54BDEDA2" w:rsidR="007D58D1" w:rsidRDefault="007D58D1" w:rsidP="007D58D1">
      <w:pPr>
        <w:jc w:val="both"/>
        <w:rPr>
          <w:rFonts w:eastAsia="Roboto Light" w:cstheme="majorHAnsi"/>
          <w:lang w:val="en"/>
        </w:rPr>
      </w:pPr>
      <w:r w:rsidRPr="007D58D1">
        <w:rPr>
          <w:rFonts w:eastAsia="Roboto Light" w:cstheme="majorHAnsi"/>
          <w:highlight w:val="yellow"/>
          <w:lang w:val="en"/>
        </w:rPr>
        <w:t xml:space="preserve">Any software or scripts developed internally must be first functionally tested in a separate and secure environment by the author to ensure functionality is as expected, and there are no unintended side effects or bugs. All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Test environments are logically separated from Production.</w:t>
      </w:r>
      <w:ins w:id="218" w:author="Oscar Yip" w:date="2025-09-01T15:03:00Z" w16du:dateUtc="2025-09-01T03:03:00Z">
        <w:r w:rsidR="002A1633">
          <w:rPr>
            <w:rFonts w:eastAsia="Roboto Light" w:cstheme="majorHAnsi"/>
            <w:lang w:val="en"/>
          </w:rPr>
          <w:t xml:space="preserve"> To perform tests, here are </w:t>
        </w:r>
        <w:r w:rsidR="002A1633">
          <w:rPr>
            <w:rFonts w:eastAsia="Roboto Light" w:cstheme="majorHAnsi"/>
            <w:lang w:val="en"/>
          </w:rPr>
          <w:lastRenderedPageBreak/>
          <w:t xml:space="preserve">the </w:t>
        </w:r>
        <w:r w:rsidR="00BE55FB">
          <w:rPr>
            <w:rFonts w:eastAsia="Roboto Light" w:cstheme="majorHAnsi"/>
            <w:lang w:val="en"/>
          </w:rPr>
          <w:t xml:space="preserve">necessary tests but not limited to </w:t>
        </w:r>
      </w:ins>
      <w:ins w:id="219" w:author="Oscar Yip" w:date="2025-09-01T15:04:00Z" w16du:dateUtc="2025-09-01T03:04:00Z">
        <w:r w:rsidR="00CE033B">
          <w:rPr>
            <w:rFonts w:eastAsia="Roboto Light" w:cstheme="majorHAnsi"/>
            <w:lang w:val="en"/>
          </w:rPr>
          <w:t xml:space="preserve">unit test, </w:t>
        </w:r>
      </w:ins>
      <w:ins w:id="220" w:author="Oscar Yip" w:date="2025-09-01T15:03:00Z" w16du:dateUtc="2025-09-01T03:03:00Z">
        <w:r w:rsidR="00BE55FB">
          <w:rPr>
            <w:rFonts w:eastAsia="Roboto Light" w:cstheme="majorHAnsi"/>
            <w:lang w:val="en"/>
          </w:rPr>
          <w:t xml:space="preserve">smoke/sanity test, </w:t>
        </w:r>
      </w:ins>
      <w:ins w:id="221" w:author="Oscar Yip" w:date="2025-09-01T15:04:00Z" w16du:dateUtc="2025-09-01T03:04:00Z">
        <w:r w:rsidR="00BE55FB">
          <w:rPr>
            <w:rFonts w:eastAsia="Roboto Light" w:cstheme="majorHAnsi"/>
            <w:lang w:val="en"/>
          </w:rPr>
          <w:t>integration test, functional test</w:t>
        </w:r>
        <w:r w:rsidR="00CE033B">
          <w:rPr>
            <w:rFonts w:eastAsia="Roboto Light" w:cstheme="majorHAnsi"/>
            <w:lang w:val="en"/>
          </w:rPr>
          <w:t>, regression test.</w:t>
        </w:r>
      </w:ins>
    </w:p>
    <w:p w14:paraId="089F3F6C" w14:textId="77777777" w:rsidR="007D58D1" w:rsidRPr="007D58D1" w:rsidRDefault="007D58D1" w:rsidP="007D58D1">
      <w:pPr>
        <w:jc w:val="both"/>
        <w:rPr>
          <w:rFonts w:eastAsia="Roboto Light" w:cstheme="majorHAnsi"/>
          <w:lang w:val="en"/>
        </w:rPr>
      </w:pPr>
    </w:p>
    <w:p w14:paraId="6239AD92" w14:textId="77777777" w:rsidR="007D58D1" w:rsidRDefault="007D58D1" w:rsidP="007D58D1">
      <w:pPr>
        <w:pStyle w:val="Heading1"/>
        <w:rPr>
          <w:rFonts w:eastAsia="Roboto Light"/>
          <w:lang w:val="en"/>
        </w:rPr>
      </w:pPr>
      <w:bookmarkStart w:id="222" w:name="_Toc207120400"/>
      <w:r w:rsidRPr="007D58D1">
        <w:rPr>
          <w:rFonts w:eastAsia="Roboto Light"/>
          <w:lang w:val="en"/>
        </w:rPr>
        <w:t>Review</w:t>
      </w:r>
      <w:bookmarkEnd w:id="222"/>
    </w:p>
    <w:p w14:paraId="51CB2E49" w14:textId="77777777" w:rsidR="007D58D1" w:rsidRPr="007D58D1" w:rsidRDefault="007D58D1" w:rsidP="007D58D1">
      <w:pPr>
        <w:rPr>
          <w:lang w:val="en"/>
        </w:rPr>
      </w:pPr>
    </w:p>
    <w:p w14:paraId="59C4AE1A" w14:textId="5F9224E6" w:rsidR="007D58D1" w:rsidRPr="007D58D1" w:rsidRDefault="007D58D1" w:rsidP="007D58D1">
      <w:pPr>
        <w:jc w:val="both"/>
        <w:rPr>
          <w:rFonts w:eastAsia="Roboto Light" w:cstheme="majorHAnsi"/>
          <w:highlight w:val="yellow"/>
          <w:lang w:val="en"/>
        </w:rPr>
      </w:pPr>
      <w:r w:rsidRPr="007D58D1">
        <w:rPr>
          <w:rFonts w:eastAsia="Roboto Light" w:cstheme="majorHAnsi"/>
          <w:highlight w:val="yellow"/>
          <w:lang w:val="en"/>
        </w:rPr>
        <w:t xml:space="preserve">All software or scripts written are reviewed internally for quality, consistency, and security. In line with the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change Control Process the review must verify the code is:</w:t>
      </w:r>
    </w:p>
    <w:p w14:paraId="69580325"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Written in a way which is interpretable and contains appropriate documentation</w:t>
      </w:r>
    </w:p>
    <w:p w14:paraId="707D8B43"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 xml:space="preserve">Is technically accurate for its purpose </w:t>
      </w:r>
    </w:p>
    <w:p w14:paraId="1B548DF7"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Passes checks for secure coding practices</w:t>
      </w:r>
    </w:p>
    <w:p w14:paraId="15D703B1" w14:textId="77777777" w:rsidR="007D58D1" w:rsidRPr="007D58D1"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Has a fixed and quantifiable impact</w:t>
      </w:r>
    </w:p>
    <w:p w14:paraId="36EBEF8E" w14:textId="4E1A290A" w:rsidR="007D58D1" w:rsidRPr="00BA3A86" w:rsidRDefault="007D58D1" w:rsidP="007D58D1">
      <w:pPr>
        <w:numPr>
          <w:ilvl w:val="0"/>
          <w:numId w:val="27"/>
        </w:numPr>
        <w:jc w:val="both"/>
        <w:rPr>
          <w:rFonts w:eastAsia="Roboto Light" w:cstheme="majorHAnsi"/>
          <w:highlight w:val="yellow"/>
          <w:lang w:val="en"/>
        </w:rPr>
      </w:pPr>
      <w:r w:rsidRPr="007D58D1">
        <w:rPr>
          <w:rFonts w:eastAsia="Roboto Light" w:cstheme="majorHAnsi"/>
          <w:highlight w:val="yellow"/>
          <w:lang w:val="en"/>
        </w:rPr>
        <w:t xml:space="preserve">Will not unintentionally degrade </w:t>
      </w:r>
      <w:r w:rsidR="004B100F" w:rsidRPr="00BA3A86">
        <w:rPr>
          <w:rFonts w:eastAsia="Roboto Light" w:cstheme="majorHAnsi"/>
          <w:highlight w:val="yellow"/>
          <w:lang w:val="en"/>
        </w:rPr>
        <w:t>BW Digital</w:t>
      </w:r>
      <w:r w:rsidRPr="007D58D1">
        <w:rPr>
          <w:rFonts w:eastAsia="Roboto Light" w:cstheme="majorHAnsi"/>
          <w:highlight w:val="yellow"/>
          <w:lang w:val="en"/>
        </w:rPr>
        <w:t xml:space="preserve"> resiliency, Business Continuity, or Information Security</w:t>
      </w:r>
    </w:p>
    <w:p w14:paraId="74B5514C" w14:textId="168FF416" w:rsidR="007D58D1" w:rsidRPr="007D58D1" w:rsidRDefault="007D58D1" w:rsidP="007D58D1">
      <w:pPr>
        <w:ind w:left="720"/>
        <w:jc w:val="both"/>
        <w:rPr>
          <w:rFonts w:eastAsia="Roboto Light" w:cstheme="majorHAnsi"/>
          <w:lang w:val="en"/>
        </w:rPr>
      </w:pPr>
    </w:p>
    <w:p w14:paraId="6AFCD30F" w14:textId="77777777" w:rsidR="007D58D1" w:rsidRDefault="007D58D1" w:rsidP="007D58D1">
      <w:pPr>
        <w:pStyle w:val="Heading1"/>
        <w:rPr>
          <w:rFonts w:eastAsia="Roboto Light"/>
          <w:lang w:val="en"/>
        </w:rPr>
      </w:pPr>
      <w:bookmarkStart w:id="223" w:name="_Toc207120401"/>
      <w:r w:rsidRPr="007D58D1">
        <w:rPr>
          <w:rFonts w:eastAsia="Roboto Light"/>
          <w:lang w:val="en"/>
        </w:rPr>
        <w:t>Approve</w:t>
      </w:r>
      <w:bookmarkEnd w:id="223"/>
    </w:p>
    <w:p w14:paraId="2845BDD2" w14:textId="77777777" w:rsidR="007D58D1" w:rsidRPr="007D58D1" w:rsidRDefault="007D58D1" w:rsidP="007D58D1">
      <w:pPr>
        <w:rPr>
          <w:lang w:val="en"/>
        </w:rPr>
      </w:pPr>
    </w:p>
    <w:p w14:paraId="0039C96F" w14:textId="1DA1D73D" w:rsidR="007D58D1" w:rsidRDefault="007D58D1" w:rsidP="007D58D1">
      <w:pPr>
        <w:jc w:val="both"/>
        <w:rPr>
          <w:rFonts w:eastAsia="Roboto Light" w:cstheme="majorHAnsi"/>
          <w:lang w:val="en"/>
        </w:rPr>
      </w:pPr>
      <w:r w:rsidRPr="007D58D1">
        <w:rPr>
          <w:rFonts w:eastAsia="Roboto Light" w:cstheme="majorHAnsi"/>
          <w:lang w:val="en"/>
        </w:rPr>
        <w:t>All code must be approved</w:t>
      </w:r>
      <w:ins w:id="224" w:author="Oscar Yip" w:date="2025-09-01T14:58:00Z" w16du:dateUtc="2025-09-01T02:58:00Z">
        <w:r w:rsidR="00AA21C2">
          <w:rPr>
            <w:rFonts w:eastAsia="Roboto Light" w:cstheme="majorHAnsi"/>
            <w:lang w:val="en"/>
          </w:rPr>
          <w:t xml:space="preserve"> by </w:t>
        </w:r>
      </w:ins>
      <w:ins w:id="225" w:author="Oscar Yip" w:date="2025-09-01T14:59:00Z" w16du:dateUtc="2025-09-01T02:59:00Z">
        <w:r w:rsidR="008B0F68">
          <w:rPr>
            <w:rFonts w:eastAsia="Roboto Light" w:cstheme="majorHAnsi"/>
            <w:lang w:val="en"/>
          </w:rPr>
          <w:t>at least one other</w:t>
        </w:r>
        <w:r w:rsidR="00D515F6">
          <w:rPr>
            <w:rFonts w:eastAsia="Roboto Light" w:cstheme="majorHAnsi"/>
            <w:lang w:val="en"/>
          </w:rPr>
          <w:t xml:space="preserve"> developer</w:t>
        </w:r>
      </w:ins>
      <w:r w:rsidRPr="007D58D1">
        <w:rPr>
          <w:rFonts w:eastAsia="Roboto Light" w:cstheme="majorHAnsi"/>
          <w:lang w:val="en"/>
        </w:rPr>
        <w:t xml:space="preserve"> before being deployed. For Production impacting changes the </w:t>
      </w:r>
      <w:r w:rsidR="004B100F">
        <w:rPr>
          <w:rFonts w:eastAsia="Roboto Light" w:cstheme="majorHAnsi"/>
          <w:lang w:val="en"/>
        </w:rPr>
        <w:t>BW Digital</w:t>
      </w:r>
      <w:r w:rsidRPr="007D58D1">
        <w:rPr>
          <w:rFonts w:eastAsia="Roboto Light" w:cstheme="majorHAnsi"/>
          <w:lang w:val="en"/>
        </w:rPr>
        <w:t xml:space="preserve"> Change Control Process approval process must be followed.</w:t>
      </w:r>
    </w:p>
    <w:p w14:paraId="5E0C350F" w14:textId="77777777" w:rsidR="007D58D1" w:rsidRPr="007D58D1" w:rsidRDefault="007D58D1" w:rsidP="007D58D1">
      <w:pPr>
        <w:jc w:val="both"/>
        <w:rPr>
          <w:rFonts w:eastAsia="Roboto Light" w:cstheme="majorHAnsi"/>
          <w:lang w:val="en"/>
        </w:rPr>
      </w:pPr>
    </w:p>
    <w:p w14:paraId="43F158DA" w14:textId="77777777" w:rsidR="007D58D1" w:rsidRDefault="007D58D1" w:rsidP="007D58D1">
      <w:pPr>
        <w:pStyle w:val="Heading1"/>
        <w:rPr>
          <w:rFonts w:eastAsia="Roboto Light"/>
          <w:lang w:val="en"/>
        </w:rPr>
      </w:pPr>
      <w:bookmarkStart w:id="226" w:name="_Toc207120402"/>
      <w:r w:rsidRPr="007D58D1">
        <w:rPr>
          <w:rFonts w:eastAsia="Roboto Light"/>
          <w:lang w:val="en"/>
        </w:rPr>
        <w:t>Deploy &amp; Test</w:t>
      </w:r>
      <w:bookmarkEnd w:id="226"/>
    </w:p>
    <w:p w14:paraId="177B86F5" w14:textId="77777777" w:rsidR="007D58D1" w:rsidRPr="007D58D1" w:rsidRDefault="007D58D1" w:rsidP="007D58D1">
      <w:pPr>
        <w:ind w:left="360"/>
        <w:jc w:val="both"/>
        <w:rPr>
          <w:rFonts w:eastAsia="Roboto Light" w:cstheme="majorHAnsi"/>
          <w:lang w:val="en"/>
        </w:rPr>
      </w:pPr>
    </w:p>
    <w:p w14:paraId="1CEA7F83" w14:textId="0F8271C1" w:rsidR="007D58D1" w:rsidRPr="007D58D1" w:rsidRDefault="007D58D1" w:rsidP="007D58D1">
      <w:pPr>
        <w:jc w:val="both"/>
        <w:rPr>
          <w:rFonts w:eastAsia="Roboto Light" w:cstheme="majorHAnsi"/>
          <w:lang w:val="en"/>
        </w:rPr>
      </w:pPr>
      <w:r w:rsidRPr="007D58D1">
        <w:rPr>
          <w:rFonts w:eastAsia="Roboto Light" w:cstheme="majorHAnsi"/>
          <w:lang w:val="en"/>
        </w:rPr>
        <w:t xml:space="preserve">Once </w:t>
      </w:r>
      <w:r w:rsidR="00483F18" w:rsidRPr="007D58D1">
        <w:rPr>
          <w:rFonts w:eastAsia="Roboto Light" w:cstheme="majorHAnsi"/>
          <w:lang w:val="en"/>
        </w:rPr>
        <w:t>approved,</w:t>
      </w:r>
      <w:r w:rsidRPr="007D58D1">
        <w:rPr>
          <w:rFonts w:eastAsia="Roboto Light" w:cstheme="majorHAnsi"/>
          <w:lang w:val="en"/>
        </w:rPr>
        <w:t xml:space="preserve"> code can be deployed during the agreed implementation window. If this is a Production impacting change the </w:t>
      </w:r>
      <w:r w:rsidR="004B100F">
        <w:rPr>
          <w:rFonts w:eastAsia="Roboto Light" w:cstheme="majorHAnsi"/>
          <w:lang w:val="en"/>
        </w:rPr>
        <w:t>BW Digital</w:t>
      </w:r>
      <w:r w:rsidRPr="007D58D1">
        <w:rPr>
          <w:rFonts w:eastAsia="Roboto Light" w:cstheme="majorHAnsi"/>
          <w:lang w:val="en"/>
        </w:rPr>
        <w:t xml:space="preserve"> Change Control Process details guidelines for Approval and Implementation. Post deployment, code must be tested</w:t>
      </w:r>
      <w:ins w:id="227" w:author="Oscar Yip" w:date="2025-09-01T15:00:00Z" w16du:dateUtc="2025-09-01T03:00:00Z">
        <w:r w:rsidR="008B0F68">
          <w:rPr>
            <w:rFonts w:eastAsia="Roboto Light" w:cstheme="majorHAnsi"/>
            <w:lang w:val="en"/>
          </w:rPr>
          <w:t xml:space="preserve"> (</w:t>
        </w:r>
      </w:ins>
      <w:ins w:id="228" w:author="Oscar Yip" w:date="2025-09-01T15:01:00Z" w16du:dateUtc="2025-09-01T03:01:00Z">
        <w:r w:rsidR="0077184C">
          <w:rPr>
            <w:rFonts w:eastAsia="Roboto Light" w:cstheme="majorHAnsi"/>
            <w:lang w:val="en"/>
          </w:rPr>
          <w:t xml:space="preserve">but not limited to the followings: </w:t>
        </w:r>
      </w:ins>
      <w:ins w:id="229" w:author="Oscar Yip" w:date="2025-09-01T15:00:00Z" w16du:dateUtc="2025-09-01T03:00:00Z">
        <w:r w:rsidR="008B0F68">
          <w:rPr>
            <w:rFonts w:eastAsia="Roboto Light" w:cstheme="majorHAnsi"/>
            <w:lang w:val="en"/>
          </w:rPr>
          <w:t>smoke</w:t>
        </w:r>
      </w:ins>
      <w:ins w:id="230" w:author="Oscar Yip" w:date="2025-09-01T15:01:00Z" w16du:dateUtc="2025-09-01T03:01:00Z">
        <w:r w:rsidR="00F023BD">
          <w:rPr>
            <w:rFonts w:eastAsia="Roboto Light" w:cstheme="majorHAnsi"/>
            <w:lang w:val="en"/>
          </w:rPr>
          <w:t>/sanity</w:t>
        </w:r>
      </w:ins>
      <w:ins w:id="231" w:author="Oscar Yip" w:date="2025-09-01T15:00:00Z" w16du:dateUtc="2025-09-01T03:00:00Z">
        <w:r w:rsidR="008B0F68">
          <w:rPr>
            <w:rFonts w:eastAsia="Roboto Light" w:cstheme="majorHAnsi"/>
            <w:lang w:val="en"/>
          </w:rPr>
          <w:t xml:space="preserve"> test</w:t>
        </w:r>
      </w:ins>
      <w:ins w:id="232" w:author="Oscar Yip" w:date="2025-09-01T15:02:00Z" w16du:dateUtc="2025-09-01T03:02:00Z">
        <w:r w:rsidR="0077184C">
          <w:rPr>
            <w:rFonts w:eastAsia="Roboto Light" w:cstheme="majorHAnsi"/>
            <w:lang w:val="en"/>
          </w:rPr>
          <w:t xml:space="preserve">; </w:t>
        </w:r>
        <w:r w:rsidR="0002099B">
          <w:rPr>
            <w:rFonts w:eastAsia="Roboto Light" w:cstheme="majorHAnsi"/>
            <w:lang w:val="en"/>
          </w:rPr>
          <w:t>integration test; functional test</w:t>
        </w:r>
      </w:ins>
      <w:ins w:id="233" w:author="Oscar Yip" w:date="2025-09-01T15:00:00Z" w16du:dateUtc="2025-09-01T03:00:00Z">
        <w:r w:rsidR="008B0F68">
          <w:rPr>
            <w:rFonts w:eastAsia="Roboto Light" w:cstheme="majorHAnsi"/>
            <w:lang w:val="en"/>
          </w:rPr>
          <w:t>)</w:t>
        </w:r>
      </w:ins>
      <w:r w:rsidRPr="007D58D1">
        <w:rPr>
          <w:rFonts w:eastAsia="Roboto Light" w:cstheme="majorHAnsi"/>
          <w:lang w:val="en"/>
        </w:rPr>
        <w:t xml:space="preserve"> to verify that it had the proposed impact and did not unexpectedly impact </w:t>
      </w:r>
      <w:r w:rsidR="004B100F">
        <w:rPr>
          <w:rFonts w:eastAsia="Roboto Light" w:cstheme="majorHAnsi"/>
          <w:lang w:val="en"/>
        </w:rPr>
        <w:t>BW Digital</w:t>
      </w:r>
      <w:r w:rsidRPr="007D58D1">
        <w:rPr>
          <w:rFonts w:eastAsia="Roboto Light" w:cstheme="majorHAnsi"/>
          <w:lang w:val="en"/>
        </w:rPr>
        <w:t xml:space="preserve"> or its customers</w:t>
      </w:r>
      <w:ins w:id="234" w:author="Oscar Yip" w:date="2025-09-05T14:22:00Z" w16du:dateUtc="2025-09-05T02:22:00Z">
        <w:r w:rsidR="004565FE">
          <w:rPr>
            <w:rFonts w:eastAsia="Roboto Light" w:cstheme="majorHAnsi"/>
            <w:lang w:val="en"/>
          </w:rPr>
          <w:t xml:space="preserve"> </w:t>
        </w:r>
      </w:ins>
    </w:p>
    <w:p w14:paraId="6B2A7E0F" w14:textId="77777777" w:rsidR="007D58D1" w:rsidRPr="007D58D1" w:rsidRDefault="007D58D1" w:rsidP="007D58D1">
      <w:pPr>
        <w:jc w:val="both"/>
        <w:rPr>
          <w:rFonts w:eastAsia="Roboto Light" w:cstheme="majorHAnsi"/>
          <w:lang w:val="en"/>
        </w:rPr>
      </w:pPr>
    </w:p>
    <w:p w14:paraId="5832EB80" w14:textId="77777777" w:rsidR="007D58D1" w:rsidRDefault="007D58D1" w:rsidP="007D58D1">
      <w:pPr>
        <w:pStyle w:val="Heading1"/>
        <w:rPr>
          <w:rFonts w:eastAsia="Roboto Light"/>
          <w:lang w:val="en"/>
        </w:rPr>
      </w:pPr>
      <w:bookmarkStart w:id="235" w:name="_Toc207120403"/>
      <w:r w:rsidRPr="007D58D1">
        <w:rPr>
          <w:rFonts w:eastAsia="Roboto Light"/>
          <w:lang w:val="en"/>
        </w:rPr>
        <w:t>Code Registration</w:t>
      </w:r>
      <w:bookmarkEnd w:id="235"/>
    </w:p>
    <w:p w14:paraId="36D5E572" w14:textId="77777777" w:rsidR="007D58D1" w:rsidRPr="007D58D1" w:rsidRDefault="007D58D1" w:rsidP="007D58D1">
      <w:pPr>
        <w:rPr>
          <w:lang w:val="en"/>
        </w:rPr>
      </w:pPr>
    </w:p>
    <w:p w14:paraId="348176A0" w14:textId="45E87046" w:rsidR="007D58D1" w:rsidRDefault="007D58D1" w:rsidP="007D58D1">
      <w:pPr>
        <w:jc w:val="both"/>
        <w:rPr>
          <w:rFonts w:eastAsia="Roboto Light" w:cstheme="majorHAnsi"/>
          <w:lang w:val="en"/>
        </w:rPr>
      </w:pPr>
      <w:r w:rsidRPr="007D58D1">
        <w:rPr>
          <w:rFonts w:eastAsia="Roboto Light" w:cstheme="majorHAnsi"/>
          <w:lang w:val="en"/>
        </w:rPr>
        <w:t xml:space="preserve">Any code written which is to be used for longer than a single use is to be registered in the </w:t>
      </w:r>
      <w:r w:rsidR="004B100F">
        <w:rPr>
          <w:rFonts w:eastAsia="Roboto Light" w:cstheme="majorHAnsi"/>
          <w:lang w:val="en"/>
        </w:rPr>
        <w:t>BW Digital</w:t>
      </w:r>
      <w:r w:rsidRPr="007D58D1">
        <w:rPr>
          <w:rFonts w:eastAsia="Roboto Light" w:cstheme="majorHAnsi"/>
          <w:lang w:val="en"/>
        </w:rPr>
        <w:t xml:space="preserve"> code repository. </w:t>
      </w:r>
      <w:r w:rsidR="00C55401" w:rsidRPr="007D58D1">
        <w:rPr>
          <w:rFonts w:eastAsia="Roboto Light" w:cstheme="majorHAnsi"/>
          <w:lang w:val="en"/>
        </w:rPr>
        <w:t>Registering</w:t>
      </w:r>
      <w:r w:rsidRPr="007D58D1">
        <w:rPr>
          <w:rFonts w:eastAsia="Roboto Light" w:cstheme="majorHAnsi"/>
          <w:lang w:val="en"/>
        </w:rPr>
        <w:t xml:space="preserve"> operational scripts and automated jobs/tasks is important for operational security. Any custom software or scripts found running in the production environment which are not registered in the code repository will be treated as a security incident.</w:t>
      </w:r>
    </w:p>
    <w:p w14:paraId="776F5673" w14:textId="77777777" w:rsidR="0040757F" w:rsidRDefault="0040757F" w:rsidP="007D58D1">
      <w:pPr>
        <w:jc w:val="both"/>
        <w:rPr>
          <w:rFonts w:eastAsia="Roboto Light" w:cstheme="majorHAnsi"/>
          <w:lang w:val="en"/>
        </w:rPr>
      </w:pPr>
    </w:p>
    <w:p w14:paraId="163FBF3B" w14:textId="7641D307" w:rsidR="0040757F" w:rsidRDefault="0040757F" w:rsidP="007D58D1">
      <w:pPr>
        <w:jc w:val="both"/>
        <w:rPr>
          <w:rFonts w:eastAsia="Roboto Light" w:cstheme="majorHAnsi"/>
          <w:lang w:val="en"/>
        </w:rPr>
      </w:pPr>
      <w:r>
        <w:rPr>
          <w:rFonts w:eastAsia="Roboto Light" w:cstheme="majorHAnsi"/>
          <w:lang w:val="en"/>
        </w:rPr>
        <w:lastRenderedPageBreak/>
        <w:t>Developer training</w:t>
      </w:r>
      <w:ins w:id="236" w:author="Oscar Yip" w:date="2025-09-01T15:05:00Z" w16du:dateUtc="2025-09-01T03:05:00Z">
        <w:r w:rsidR="00BD0B0C">
          <w:rPr>
            <w:rFonts w:eastAsia="Roboto Light" w:cstheme="majorHAnsi"/>
            <w:lang w:val="en"/>
          </w:rPr>
          <w:t xml:space="preserve"> is required </w:t>
        </w:r>
      </w:ins>
      <w:ins w:id="237" w:author="Oscar Yip" w:date="2025-09-01T15:08:00Z" w16du:dateUtc="2025-09-01T03:08:00Z">
        <w:r w:rsidR="00EF6B9B">
          <w:rPr>
            <w:rFonts w:eastAsia="Roboto Light" w:cstheme="majorHAnsi"/>
            <w:lang w:val="en"/>
          </w:rPr>
          <w:t xml:space="preserve">and developer </w:t>
        </w:r>
      </w:ins>
      <w:ins w:id="238" w:author="Oscar Yip" w:date="2025-09-01T15:06:00Z" w16du:dateUtc="2025-09-01T03:06:00Z">
        <w:r w:rsidR="00306F95">
          <w:rPr>
            <w:rFonts w:eastAsia="Roboto Light" w:cstheme="majorHAnsi"/>
            <w:lang w:val="en"/>
          </w:rPr>
          <w:t xml:space="preserve">needs to </w:t>
        </w:r>
        <w:r w:rsidR="00C37E52">
          <w:rPr>
            <w:rFonts w:eastAsia="Roboto Light" w:cstheme="majorHAnsi"/>
            <w:lang w:val="en"/>
          </w:rPr>
          <w:t>be walked t</w:t>
        </w:r>
      </w:ins>
      <w:ins w:id="239" w:author="Oscar Yip" w:date="2025-09-01T15:07:00Z" w16du:dateUtc="2025-09-01T03:07:00Z">
        <w:r w:rsidR="00C37E52">
          <w:rPr>
            <w:rFonts w:eastAsia="Roboto Light" w:cstheme="majorHAnsi"/>
            <w:lang w:val="en"/>
          </w:rPr>
          <w:t xml:space="preserve">hrough and agreed the entire training </w:t>
        </w:r>
        <w:r w:rsidR="001B587A">
          <w:rPr>
            <w:rFonts w:eastAsia="Roboto Light" w:cstheme="majorHAnsi"/>
            <w:lang w:val="en"/>
          </w:rPr>
          <w:t xml:space="preserve">process </w:t>
        </w:r>
        <w:r w:rsidR="00C37E52">
          <w:rPr>
            <w:rFonts w:eastAsia="Roboto Light" w:cstheme="majorHAnsi"/>
            <w:lang w:val="en"/>
          </w:rPr>
          <w:t>before</w:t>
        </w:r>
      </w:ins>
      <w:ins w:id="240" w:author="Oscar Yip" w:date="2025-09-01T15:08:00Z" w16du:dateUtc="2025-09-01T03:08:00Z">
        <w:r w:rsidR="00984C11">
          <w:rPr>
            <w:rFonts w:eastAsia="Roboto Light" w:cstheme="majorHAnsi"/>
            <w:lang w:val="en"/>
          </w:rPr>
          <w:t xml:space="preserve"> </w:t>
        </w:r>
      </w:ins>
      <w:ins w:id="241" w:author="Oscar Yip" w:date="2025-09-02T11:56:00Z" w16du:dateUtc="2025-09-01T23:56:00Z">
        <w:r w:rsidR="0039491D">
          <w:rPr>
            <w:rFonts w:eastAsia="Roboto Light" w:cstheme="majorHAnsi"/>
            <w:lang w:val="en"/>
          </w:rPr>
          <w:t>using</w:t>
        </w:r>
      </w:ins>
      <w:ins w:id="242" w:author="Oscar Yip" w:date="2025-09-01T15:08:00Z" w16du:dateUtc="2025-09-01T03:08:00Z">
        <w:r w:rsidR="00EF6B9B">
          <w:rPr>
            <w:rFonts w:eastAsia="Roboto Light" w:cstheme="majorHAnsi"/>
            <w:lang w:val="en"/>
          </w:rPr>
          <w:t xml:space="preserve"> the tools, applications</w:t>
        </w:r>
      </w:ins>
      <w:ins w:id="243" w:author="Oscar Yip" w:date="2025-09-01T15:09:00Z" w16du:dateUtc="2025-09-01T03:09:00Z">
        <w:r w:rsidR="00EF6B9B">
          <w:rPr>
            <w:rFonts w:eastAsia="Roboto Light" w:cstheme="majorHAnsi"/>
            <w:lang w:val="en"/>
          </w:rPr>
          <w:t xml:space="preserve"> and services</w:t>
        </w:r>
        <w:r w:rsidR="00A45C86">
          <w:rPr>
            <w:rFonts w:eastAsia="Roboto Light" w:cstheme="majorHAnsi"/>
            <w:lang w:val="en"/>
          </w:rPr>
          <w:t xml:space="preserve">, especially the source code and GitLab repository access. </w:t>
        </w:r>
      </w:ins>
      <w:ins w:id="244" w:author="Oscar Yip" w:date="2025-09-01T15:08:00Z" w16du:dateUtc="2025-09-01T03:08:00Z">
        <w:r w:rsidR="00984C11">
          <w:rPr>
            <w:rFonts w:eastAsia="Roboto Light" w:cstheme="majorHAnsi"/>
            <w:lang w:val="en"/>
          </w:rPr>
          <w:t xml:space="preserve"> </w:t>
        </w:r>
      </w:ins>
      <w:ins w:id="245" w:author="Oscar Yip" w:date="2025-09-01T15:07:00Z" w16du:dateUtc="2025-09-01T03:07:00Z">
        <w:r w:rsidR="00C37E52">
          <w:rPr>
            <w:rFonts w:eastAsia="Roboto Light" w:cstheme="majorHAnsi"/>
            <w:lang w:val="en"/>
          </w:rPr>
          <w:t xml:space="preserve"> </w:t>
        </w:r>
      </w:ins>
    </w:p>
    <w:p w14:paraId="3C524194" w14:textId="77777777" w:rsidR="0040757F" w:rsidRPr="007D58D1" w:rsidRDefault="0040757F" w:rsidP="007D58D1">
      <w:pPr>
        <w:jc w:val="both"/>
        <w:rPr>
          <w:rFonts w:eastAsia="Roboto Light" w:cstheme="majorHAnsi"/>
          <w:lang w:val="en"/>
        </w:rPr>
      </w:pPr>
    </w:p>
    <w:p w14:paraId="6C342151" w14:textId="77777777" w:rsidR="007D58D1" w:rsidRDefault="007D58D1" w:rsidP="00985008">
      <w:pPr>
        <w:jc w:val="both"/>
        <w:rPr>
          <w:rFonts w:eastAsia="Roboto Light" w:cstheme="majorHAnsi"/>
        </w:rPr>
      </w:pPr>
    </w:p>
    <w:p w14:paraId="7C47B4DA" w14:textId="77777777" w:rsidR="00A13F45" w:rsidRPr="00AF5E45" w:rsidRDefault="00A13F45" w:rsidP="00AF5E45">
      <w:pPr>
        <w:pStyle w:val="Heading1"/>
      </w:pPr>
      <w:bookmarkStart w:id="246" w:name="_Toc207120404"/>
      <w:r>
        <w:t>Review and Maintenance</w:t>
      </w:r>
      <w:bookmarkEnd w:id="246"/>
    </w:p>
    <w:p w14:paraId="6D202E50" w14:textId="00F60D8B" w:rsidR="565C1643" w:rsidRDefault="565C1643" w:rsidP="565C1643"/>
    <w:p w14:paraId="65F1FD57" w14:textId="77777777" w:rsidR="00A13F45" w:rsidRPr="00647F48" w:rsidRDefault="00A13F45" w:rsidP="00A13F45">
      <w:pPr>
        <w:spacing w:before="100" w:beforeAutospacing="1" w:after="100" w:afterAutospacing="1"/>
        <w:rPr>
          <w:rFonts w:asciiTheme="majorHAnsi" w:hAnsiTheme="majorHAnsi" w:cstheme="majorHAnsi"/>
        </w:rPr>
      </w:pPr>
      <w:r w:rsidRPr="00647F48">
        <w:rPr>
          <w:rFonts w:asciiTheme="majorHAnsi" w:hAnsiTheme="majorHAnsi" w:cstheme="majorHAnsi"/>
        </w:rPr>
        <w:t>This policy will be reviewed annually or after significant organisational changes.</w:t>
      </w:r>
      <w:r w:rsidRPr="00647F48">
        <w:rPr>
          <w:rFonts w:asciiTheme="majorHAnsi" w:hAnsiTheme="majorHAnsi" w:cstheme="majorHAnsi"/>
        </w:rPr>
        <w:br/>
        <w:t>Updates will be approved by the ISMS Committee and communicated to all relevant stakeholders.</w:t>
      </w:r>
    </w:p>
    <w:p w14:paraId="0924B682" w14:textId="77777777" w:rsidR="00A13F45" w:rsidRPr="00AF5E45" w:rsidRDefault="00A13F45" w:rsidP="00AF5E45">
      <w:pPr>
        <w:pStyle w:val="Heading1"/>
      </w:pPr>
      <w:bookmarkStart w:id="247" w:name="_heading=h.xc6549onguso" w:colFirst="0" w:colLast="0"/>
      <w:bookmarkStart w:id="248" w:name="_Toc207120405"/>
      <w:bookmarkEnd w:id="247"/>
      <w:r w:rsidRPr="00AF5E45">
        <w:t>Document Control</w:t>
      </w:r>
      <w:bookmarkEnd w:id="248"/>
    </w:p>
    <w:p w14:paraId="7AC81B5A" w14:textId="77777777" w:rsidR="00806B9E" w:rsidRDefault="00806B9E" w:rsidP="00806B9E"/>
    <w:tbl>
      <w:tblPr>
        <w:tblW w:w="9535" w:type="dxa"/>
        <w:jc w:val="center"/>
        <w:tblLayout w:type="fixed"/>
        <w:tblLook w:val="0000" w:firstRow="0" w:lastRow="0" w:firstColumn="0" w:lastColumn="0" w:noHBand="0" w:noVBand="0"/>
      </w:tblPr>
      <w:tblGrid>
        <w:gridCol w:w="2070"/>
        <w:gridCol w:w="3235"/>
        <w:gridCol w:w="2250"/>
        <w:gridCol w:w="1980"/>
      </w:tblGrid>
      <w:tr w:rsidR="0025329B" w:rsidRPr="001D6704" w14:paraId="09928CED" w14:textId="77777777" w:rsidTr="0025329B">
        <w:trPr>
          <w:trHeight w:val="220"/>
          <w:jc w:val="center"/>
        </w:trPr>
        <w:tc>
          <w:tcPr>
            <w:tcW w:w="2070" w:type="dxa"/>
            <w:tcBorders>
              <w:top w:val="single" w:sz="4" w:space="0" w:color="000000"/>
              <w:left w:val="single" w:sz="4" w:space="0" w:color="000000"/>
              <w:bottom w:val="single" w:sz="4" w:space="0" w:color="000000"/>
              <w:right w:val="single" w:sz="4" w:space="0" w:color="000000"/>
            </w:tcBorders>
            <w:shd w:val="clear" w:color="auto" w:fill="94B2D6"/>
          </w:tcPr>
          <w:p w14:paraId="09BD777A" w14:textId="15EE8438" w:rsidR="0025329B" w:rsidRPr="001D6704" w:rsidRDefault="001D6704" w:rsidP="00D20254">
            <w:pPr>
              <w:spacing w:after="0"/>
              <w:jc w:val="center"/>
              <w:rPr>
                <w:b/>
                <w:bCs/>
              </w:rPr>
            </w:pPr>
            <w:r w:rsidRPr="001D6704">
              <w:rPr>
                <w:rFonts w:asciiTheme="majorHAnsi" w:eastAsia="Roboto Light" w:hAnsiTheme="majorHAnsi" w:cstheme="majorHAnsi"/>
                <w:b/>
                <w:bCs/>
              </w:rPr>
              <w:t>Policy Owner</w:t>
            </w:r>
          </w:p>
        </w:tc>
        <w:tc>
          <w:tcPr>
            <w:tcW w:w="3235" w:type="dxa"/>
            <w:tcBorders>
              <w:top w:val="single" w:sz="4" w:space="0" w:color="000000"/>
              <w:left w:val="single" w:sz="4" w:space="0" w:color="000000"/>
              <w:bottom w:val="single" w:sz="4" w:space="0" w:color="000000"/>
              <w:right w:val="single" w:sz="4" w:space="0" w:color="000000"/>
            </w:tcBorders>
            <w:shd w:val="clear" w:color="auto" w:fill="94B2D6"/>
          </w:tcPr>
          <w:p w14:paraId="449D361F" w14:textId="62AD2E7E" w:rsidR="0025329B" w:rsidRPr="001D6704" w:rsidRDefault="0025329B" w:rsidP="00D20254">
            <w:pPr>
              <w:spacing w:after="0"/>
              <w:jc w:val="center"/>
              <w:rPr>
                <w:b/>
                <w:bCs/>
              </w:rPr>
            </w:pPr>
            <w:r w:rsidRPr="001D6704">
              <w:rPr>
                <w:b/>
                <w:bCs/>
              </w:rPr>
              <w:t>Classification</w:t>
            </w:r>
          </w:p>
        </w:tc>
        <w:tc>
          <w:tcPr>
            <w:tcW w:w="2250" w:type="dxa"/>
            <w:tcBorders>
              <w:top w:val="single" w:sz="4" w:space="0" w:color="000000"/>
              <w:left w:val="single" w:sz="4" w:space="0" w:color="000000"/>
              <w:bottom w:val="single" w:sz="4" w:space="0" w:color="000000"/>
              <w:right w:val="single" w:sz="4" w:space="0" w:color="000000"/>
            </w:tcBorders>
            <w:shd w:val="clear" w:color="auto" w:fill="94B2D6"/>
          </w:tcPr>
          <w:p w14:paraId="5E3222F2" w14:textId="4F2A6636" w:rsidR="0025329B" w:rsidRPr="001D6704" w:rsidRDefault="0025329B" w:rsidP="00D20254">
            <w:pPr>
              <w:spacing w:after="0"/>
              <w:jc w:val="center"/>
              <w:rPr>
                <w:b/>
                <w:bCs/>
              </w:rPr>
            </w:pPr>
            <w:r w:rsidRPr="001D6704">
              <w:rPr>
                <w:rFonts w:asciiTheme="majorHAnsi" w:eastAsia="Roboto Light" w:hAnsiTheme="majorHAnsi" w:cstheme="majorHAnsi"/>
                <w:b/>
                <w:bCs/>
              </w:rPr>
              <w:t>Publication Date</w:t>
            </w:r>
          </w:p>
        </w:tc>
        <w:tc>
          <w:tcPr>
            <w:tcW w:w="1980" w:type="dxa"/>
            <w:tcBorders>
              <w:top w:val="single" w:sz="4" w:space="0" w:color="000000"/>
              <w:left w:val="single" w:sz="4" w:space="0" w:color="000000"/>
              <w:bottom w:val="single" w:sz="4" w:space="0" w:color="000000"/>
              <w:right w:val="single" w:sz="4" w:space="0" w:color="000000"/>
            </w:tcBorders>
            <w:shd w:val="clear" w:color="auto" w:fill="94B2D6"/>
          </w:tcPr>
          <w:p w14:paraId="44737608" w14:textId="33869E42" w:rsidR="0025329B" w:rsidRPr="001D6704" w:rsidRDefault="0025329B" w:rsidP="00D20254">
            <w:pPr>
              <w:spacing w:after="0"/>
              <w:jc w:val="center"/>
              <w:rPr>
                <w:b/>
                <w:bCs/>
              </w:rPr>
            </w:pPr>
            <w:r w:rsidRPr="001D6704">
              <w:rPr>
                <w:rFonts w:asciiTheme="majorHAnsi" w:eastAsia="Roboto Light" w:hAnsiTheme="majorHAnsi" w:cstheme="majorHAnsi"/>
                <w:b/>
                <w:bCs/>
              </w:rPr>
              <w:t>Next Review Date</w:t>
            </w:r>
          </w:p>
        </w:tc>
      </w:tr>
      <w:tr w:rsidR="0025329B" w:rsidRPr="00647F48" w14:paraId="387A0732" w14:textId="77777777" w:rsidTr="0025329B">
        <w:trPr>
          <w:trHeight w:val="240"/>
          <w:jc w:val="center"/>
        </w:trPr>
        <w:tc>
          <w:tcPr>
            <w:tcW w:w="2070" w:type="dxa"/>
            <w:tcBorders>
              <w:top w:val="single" w:sz="4" w:space="0" w:color="000000"/>
              <w:left w:val="single" w:sz="4" w:space="0" w:color="000000"/>
              <w:bottom w:val="single" w:sz="4" w:space="0" w:color="000000"/>
              <w:right w:val="single" w:sz="4" w:space="0" w:color="000000"/>
            </w:tcBorders>
          </w:tcPr>
          <w:p w14:paraId="563525B4" w14:textId="022BFA27" w:rsidR="0025329B" w:rsidRPr="00647F48" w:rsidRDefault="0025329B" w:rsidP="00D20254">
            <w:pPr>
              <w:spacing w:line="259" w:lineRule="auto"/>
              <w:ind w:right="60"/>
              <w:jc w:val="center"/>
            </w:pPr>
            <w:r>
              <w:t>CEO</w:t>
            </w:r>
          </w:p>
        </w:tc>
        <w:tc>
          <w:tcPr>
            <w:tcW w:w="3235" w:type="dxa"/>
            <w:tcBorders>
              <w:top w:val="single" w:sz="4" w:space="0" w:color="000000"/>
              <w:left w:val="single" w:sz="4" w:space="0" w:color="000000"/>
              <w:bottom w:val="single" w:sz="4" w:space="0" w:color="000000"/>
              <w:right w:val="single" w:sz="4" w:space="0" w:color="000000"/>
            </w:tcBorders>
          </w:tcPr>
          <w:p w14:paraId="4FF460C7" w14:textId="18957A2B" w:rsidR="0025329B" w:rsidRPr="00647F48" w:rsidRDefault="0025329B" w:rsidP="00D20254">
            <w:pPr>
              <w:spacing w:line="259" w:lineRule="auto"/>
              <w:jc w:val="center"/>
            </w:pPr>
            <w:r w:rsidRPr="00647F48">
              <w:rPr>
                <w:rFonts w:asciiTheme="majorHAnsi" w:eastAsia="Roboto Light" w:hAnsiTheme="majorHAnsi" w:cstheme="majorHAnsi"/>
              </w:rPr>
              <w:t>Business Confidential</w:t>
            </w:r>
          </w:p>
        </w:tc>
        <w:tc>
          <w:tcPr>
            <w:tcW w:w="2250" w:type="dxa"/>
            <w:tcBorders>
              <w:top w:val="single" w:sz="4" w:space="0" w:color="000000"/>
              <w:left w:val="single" w:sz="4" w:space="0" w:color="000000"/>
              <w:bottom w:val="single" w:sz="4" w:space="0" w:color="000000"/>
              <w:right w:val="single" w:sz="4" w:space="0" w:color="000000"/>
            </w:tcBorders>
          </w:tcPr>
          <w:p w14:paraId="6D318BD4" w14:textId="19896C7C" w:rsidR="0025329B" w:rsidRPr="00647F48" w:rsidRDefault="00C55401" w:rsidP="00D20254">
            <w:pPr>
              <w:spacing w:line="259" w:lineRule="auto"/>
              <w:ind w:right="50"/>
              <w:jc w:val="center"/>
            </w:pPr>
            <w:r>
              <w:t>26/08</w:t>
            </w:r>
            <w:r w:rsidR="0025329B">
              <w:t>/2025</w:t>
            </w:r>
          </w:p>
        </w:tc>
        <w:tc>
          <w:tcPr>
            <w:tcW w:w="1980" w:type="dxa"/>
            <w:tcBorders>
              <w:top w:val="single" w:sz="4" w:space="0" w:color="000000"/>
              <w:left w:val="single" w:sz="4" w:space="0" w:color="000000"/>
              <w:bottom w:val="single" w:sz="4" w:space="0" w:color="000000"/>
              <w:right w:val="single" w:sz="4" w:space="0" w:color="000000"/>
            </w:tcBorders>
          </w:tcPr>
          <w:p w14:paraId="20CE468B" w14:textId="786B3200" w:rsidR="0025329B" w:rsidRPr="00647F48" w:rsidRDefault="00C55401" w:rsidP="001D6704">
            <w:pPr>
              <w:spacing w:line="259" w:lineRule="auto"/>
              <w:ind w:right="84"/>
              <w:jc w:val="center"/>
            </w:pPr>
            <w:r>
              <w:t>26/08</w:t>
            </w:r>
            <w:r w:rsidR="0025329B">
              <w:t>/2026</w:t>
            </w:r>
          </w:p>
        </w:tc>
      </w:tr>
    </w:tbl>
    <w:p w14:paraId="34DFD364" w14:textId="77777777" w:rsidR="0025329B" w:rsidRPr="00806B9E" w:rsidRDefault="0025329B" w:rsidP="00806B9E"/>
    <w:p w14:paraId="603C8676" w14:textId="77777777" w:rsidR="00A13F45" w:rsidRPr="00AF5E45" w:rsidRDefault="00A13F45" w:rsidP="00AF5E45">
      <w:pPr>
        <w:pStyle w:val="Heading1"/>
      </w:pPr>
      <w:bookmarkStart w:id="249" w:name="_heading=h.5p5knygkcr1r" w:colFirst="0" w:colLast="0"/>
      <w:bookmarkStart w:id="250" w:name="_Toc207120406"/>
      <w:bookmarkEnd w:id="249"/>
      <w:r w:rsidRPr="00AF5E45">
        <w:t>Revision History</w:t>
      </w:r>
      <w:bookmarkEnd w:id="250"/>
    </w:p>
    <w:p w14:paraId="0DE67869" w14:textId="77777777" w:rsidR="00806B9E" w:rsidRDefault="00806B9E" w:rsidP="00806B9E"/>
    <w:tbl>
      <w:tblPr>
        <w:tblW w:w="9535" w:type="dxa"/>
        <w:jc w:val="center"/>
        <w:tblLayout w:type="fixed"/>
        <w:tblLook w:val="0000" w:firstRow="0" w:lastRow="0" w:firstColumn="0" w:lastColumn="0" w:noHBand="0" w:noVBand="0"/>
      </w:tblPr>
      <w:tblGrid>
        <w:gridCol w:w="1345"/>
        <w:gridCol w:w="1620"/>
        <w:gridCol w:w="3870"/>
        <w:gridCol w:w="2700"/>
      </w:tblGrid>
      <w:tr w:rsidR="00506ECB" w:rsidRPr="00647F48" w14:paraId="6C5F6BA6" w14:textId="77777777" w:rsidTr="546B7F39">
        <w:trPr>
          <w:trHeight w:val="220"/>
          <w:jc w:val="center"/>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1DBE15BA" w14:textId="77777777" w:rsidR="00506ECB" w:rsidRPr="00647F48" w:rsidRDefault="00506ECB" w:rsidP="00D20254">
            <w:pPr>
              <w:spacing w:after="0"/>
              <w:jc w:val="center"/>
            </w:pPr>
            <w:r w:rsidRPr="00647F48">
              <w:rPr>
                <w:b/>
              </w:rPr>
              <w:t>Version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205433AC" w14:textId="77777777" w:rsidR="00506ECB" w:rsidRPr="00647F48" w:rsidRDefault="00506ECB" w:rsidP="00D20254">
            <w:pPr>
              <w:spacing w:after="0"/>
              <w:jc w:val="center"/>
            </w:pPr>
            <w:r w:rsidRPr="00647F48">
              <w:rPr>
                <w:b/>
              </w:rPr>
              <w:t>Date</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594F22AD" w14:textId="77777777" w:rsidR="00506ECB" w:rsidRPr="00647F48" w:rsidRDefault="00506ECB" w:rsidP="00D20254">
            <w:pPr>
              <w:spacing w:after="0"/>
              <w:jc w:val="center"/>
            </w:pPr>
            <w:r w:rsidRPr="00647F48">
              <w:rPr>
                <w:b/>
              </w:rPr>
              <w:t>Description</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4B2D6"/>
          </w:tcPr>
          <w:p w14:paraId="4BF234D8" w14:textId="77777777" w:rsidR="00506ECB" w:rsidRPr="00647F48" w:rsidRDefault="00506ECB" w:rsidP="00D20254">
            <w:pPr>
              <w:spacing w:after="0"/>
              <w:jc w:val="center"/>
            </w:pPr>
            <w:r w:rsidRPr="00647F48">
              <w:rPr>
                <w:b/>
              </w:rPr>
              <w:t>Author</w:t>
            </w:r>
          </w:p>
        </w:tc>
      </w:tr>
      <w:tr w:rsidR="00506ECB" w:rsidRPr="00647F48" w14:paraId="4A5701F8" w14:textId="77777777" w:rsidTr="546B7F39">
        <w:trPr>
          <w:trHeight w:val="240"/>
          <w:jc w:val="center"/>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1A595" w14:textId="2B20101E" w:rsidR="00506ECB" w:rsidRPr="00647F48" w:rsidRDefault="00506ECB" w:rsidP="00D20254">
            <w:pPr>
              <w:spacing w:line="259" w:lineRule="auto"/>
              <w:ind w:right="60"/>
              <w:jc w:val="center"/>
            </w:pPr>
            <w:r>
              <w:t>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A1CB8" w14:textId="6763923F" w:rsidR="00506ECB" w:rsidRPr="00647F48" w:rsidRDefault="00C55401" w:rsidP="00D20254">
            <w:pPr>
              <w:spacing w:line="259" w:lineRule="auto"/>
              <w:jc w:val="center"/>
            </w:pPr>
            <w:r>
              <w:t>26/08</w:t>
            </w:r>
            <w:r w:rsidR="00506ECB">
              <w:t>/2025</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CA5A4" w14:textId="284D9A7C" w:rsidR="00506ECB" w:rsidRPr="00647F48" w:rsidRDefault="00506ECB" w:rsidP="00D20254">
            <w:pPr>
              <w:spacing w:line="259" w:lineRule="auto"/>
              <w:ind w:right="50"/>
              <w:jc w:val="center"/>
            </w:pPr>
            <w:r>
              <w:t>Initial draft</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B8CDF" w14:textId="77777777" w:rsidR="00506ECB" w:rsidRPr="00647F48" w:rsidRDefault="00506ECB" w:rsidP="00DC5F7D">
            <w:pPr>
              <w:spacing w:line="259" w:lineRule="auto"/>
              <w:ind w:right="84"/>
              <w:jc w:val="center"/>
            </w:pPr>
            <w:r w:rsidRPr="00647F48">
              <w:t>A. Greiveldinger</w:t>
            </w:r>
          </w:p>
        </w:tc>
      </w:tr>
    </w:tbl>
    <w:p w14:paraId="44FC4A60" w14:textId="77777777" w:rsidR="0025329B" w:rsidRPr="00806B9E" w:rsidRDefault="0025329B" w:rsidP="00806B9E"/>
    <w:p w14:paraId="3068201D" w14:textId="77777777" w:rsidR="00A13F45" w:rsidRPr="00647F48" w:rsidRDefault="00A13F45" w:rsidP="00A13F45">
      <w:pPr>
        <w:spacing w:after="200"/>
        <w:rPr>
          <w:rFonts w:asciiTheme="majorHAnsi" w:hAnsiTheme="majorHAnsi" w:cstheme="majorHAnsi"/>
        </w:rPr>
      </w:pPr>
    </w:p>
    <w:p w14:paraId="6BE70149" w14:textId="77777777" w:rsidR="005400F4" w:rsidRPr="00647F48" w:rsidRDefault="005400F4" w:rsidP="008B05B0">
      <w:pPr>
        <w:jc w:val="both"/>
        <w:rPr>
          <w:rFonts w:eastAsia="Calibri"/>
        </w:rPr>
      </w:pPr>
    </w:p>
    <w:p w14:paraId="084531C7" w14:textId="77777777" w:rsidR="00170F70" w:rsidRPr="00647F48" w:rsidRDefault="00170F70" w:rsidP="007E152D">
      <w:pPr>
        <w:jc w:val="both"/>
      </w:pPr>
    </w:p>
    <w:p w14:paraId="6B42C817" w14:textId="77777777" w:rsidR="00170F70" w:rsidRDefault="00170F70" w:rsidP="007E152D">
      <w:pPr>
        <w:jc w:val="both"/>
        <w:rPr>
          <w:rFonts w:eastAsia="Calibri"/>
        </w:rPr>
      </w:pPr>
    </w:p>
    <w:sectPr w:rsidR="00170F70" w:rsidSect="00B63A38">
      <w:headerReference w:type="default" r:id="rId12"/>
      <w:footerReference w:type="even" r:id="rId13"/>
      <w:footerReference w:type="default" r:id="rId14"/>
      <w:headerReference w:type="first" r:id="rId15"/>
      <w:footerReference w:type="first" r:id="rId16"/>
      <w:pgSz w:w="11906" w:h="16838"/>
      <w:pgMar w:top="1134" w:right="1134" w:bottom="1440" w:left="1134"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DAA09" w14:textId="77777777" w:rsidR="00FF0496" w:rsidRPr="00647F48" w:rsidRDefault="00FF0496" w:rsidP="004F274C">
      <w:pPr>
        <w:spacing w:after="0" w:line="240" w:lineRule="auto"/>
      </w:pPr>
      <w:r w:rsidRPr="00647F48">
        <w:separator/>
      </w:r>
    </w:p>
  </w:endnote>
  <w:endnote w:type="continuationSeparator" w:id="0">
    <w:p w14:paraId="59BC04BB" w14:textId="77777777" w:rsidR="00FF0496" w:rsidRPr="00647F48" w:rsidRDefault="00FF0496" w:rsidP="004F274C">
      <w:pPr>
        <w:spacing w:after="0" w:line="240" w:lineRule="auto"/>
      </w:pPr>
      <w:r w:rsidRPr="00647F48">
        <w:continuationSeparator/>
      </w:r>
    </w:p>
  </w:endnote>
  <w:endnote w:type="continuationNotice" w:id="1">
    <w:p w14:paraId="4A0120FB" w14:textId="77777777" w:rsidR="00FF0496" w:rsidRPr="00647F48" w:rsidRDefault="00FF04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Light">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398A" w14:textId="5A43D442" w:rsidR="00D7002B" w:rsidRPr="00647F48" w:rsidRDefault="00D7002B" w:rsidP="00490F3A">
    <w:pPr>
      <w:pStyle w:val="Footer"/>
      <w:framePr w:wrap="none" w:vAnchor="text" w:hAnchor="margin" w:xAlign="right" w:y="1"/>
      <w:rPr>
        <w:rStyle w:val="PageNumber"/>
      </w:rPr>
    </w:pPr>
    <w:r w:rsidRPr="00647F48">
      <w:rPr>
        <w:rStyle w:val="PageNumber"/>
      </w:rPr>
      <w:fldChar w:fldCharType="begin"/>
    </w:r>
    <w:r w:rsidRPr="00647F48">
      <w:rPr>
        <w:rStyle w:val="PageNumber"/>
      </w:rPr>
      <w:instrText xml:space="preserve">PAGE  </w:instrText>
    </w:r>
    <w:r w:rsidRPr="00647F48">
      <w:rPr>
        <w:rStyle w:val="PageNumber"/>
      </w:rPr>
      <w:fldChar w:fldCharType="separate"/>
    </w:r>
    <w:r w:rsidR="00AB0EC6" w:rsidRPr="00647F48">
      <w:rPr>
        <w:rStyle w:val="PageNumber"/>
      </w:rPr>
      <w:t>6-9</w:t>
    </w:r>
    <w:r w:rsidRPr="00647F48">
      <w:rPr>
        <w:rStyle w:val="PageNumber"/>
      </w:rPr>
      <w:fldChar w:fldCharType="end"/>
    </w:r>
  </w:p>
  <w:p w14:paraId="2A37BB6F" w14:textId="7486BAF6" w:rsidR="00D7002B" w:rsidRPr="00647F48" w:rsidRDefault="00D7002B" w:rsidP="00490F3A">
    <w:pPr>
      <w:pStyle w:val="Footer"/>
      <w:framePr w:wrap="none" w:vAnchor="text" w:hAnchor="margin" w:xAlign="right" w:y="1"/>
      <w:ind w:right="360"/>
      <w:rPr>
        <w:rStyle w:val="PageNumber"/>
      </w:rPr>
    </w:pPr>
    <w:r w:rsidRPr="00647F48">
      <w:rPr>
        <w:rStyle w:val="PageNumber"/>
      </w:rPr>
      <w:fldChar w:fldCharType="begin"/>
    </w:r>
    <w:r w:rsidRPr="00647F48">
      <w:rPr>
        <w:rStyle w:val="PageNumber"/>
      </w:rPr>
      <w:instrText xml:space="preserve">PAGE  </w:instrText>
    </w:r>
    <w:r w:rsidRPr="00647F48">
      <w:rPr>
        <w:rStyle w:val="PageNumber"/>
      </w:rPr>
      <w:fldChar w:fldCharType="separate"/>
    </w:r>
    <w:r w:rsidR="00AB0EC6" w:rsidRPr="00647F48">
      <w:rPr>
        <w:rStyle w:val="PageNumber"/>
      </w:rPr>
      <w:t>6-9</w:t>
    </w:r>
    <w:r w:rsidRPr="00647F48">
      <w:rPr>
        <w:rStyle w:val="PageNumber"/>
      </w:rPr>
      <w:fldChar w:fldCharType="end"/>
    </w:r>
  </w:p>
  <w:p w14:paraId="5677731B" w14:textId="77777777" w:rsidR="00D7002B" w:rsidRPr="00647F48" w:rsidRDefault="00D7002B" w:rsidP="003544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8852" w14:textId="77777777" w:rsidR="00B63A38" w:rsidRDefault="00B63A38"/>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4B2279" w14:paraId="68E3D768" w14:textId="77777777" w:rsidTr="00D415D9">
      <w:trPr>
        <w:trHeight w:hRule="exact" w:val="115"/>
        <w:jc w:val="center"/>
      </w:trPr>
      <w:tc>
        <w:tcPr>
          <w:tcW w:w="4825" w:type="dxa"/>
          <w:shd w:val="clear" w:color="auto" w:fill="4F81BD" w:themeFill="accent1"/>
          <w:tcMar>
            <w:top w:w="0" w:type="dxa"/>
            <w:bottom w:w="0" w:type="dxa"/>
          </w:tcMar>
        </w:tcPr>
        <w:p w14:paraId="19DA6B62" w14:textId="77777777" w:rsidR="004B2279" w:rsidRDefault="004B2279" w:rsidP="004B2279">
          <w:pPr>
            <w:pStyle w:val="Header"/>
            <w:rPr>
              <w:caps/>
              <w:sz w:val="18"/>
            </w:rPr>
          </w:pPr>
        </w:p>
      </w:tc>
      <w:tc>
        <w:tcPr>
          <w:tcW w:w="4813" w:type="dxa"/>
          <w:shd w:val="clear" w:color="auto" w:fill="4F81BD" w:themeFill="accent1"/>
          <w:tcMar>
            <w:top w:w="0" w:type="dxa"/>
            <w:bottom w:w="0" w:type="dxa"/>
          </w:tcMar>
        </w:tcPr>
        <w:p w14:paraId="6B564D64" w14:textId="77777777" w:rsidR="004B2279" w:rsidRDefault="004B2279" w:rsidP="004B2279">
          <w:pPr>
            <w:pStyle w:val="Header"/>
            <w:jc w:val="right"/>
            <w:rPr>
              <w:caps/>
              <w:sz w:val="18"/>
            </w:rPr>
          </w:pPr>
        </w:p>
      </w:tc>
    </w:tr>
    <w:tr w:rsidR="004B2279" w14:paraId="79FBBFA2" w14:textId="77777777" w:rsidTr="00D415D9">
      <w:trPr>
        <w:jc w:val="center"/>
      </w:trPr>
      <w:sdt>
        <w:sdtPr>
          <w:rPr>
            <w:caps/>
            <w:color w:val="808080" w:themeColor="background1" w:themeShade="80"/>
            <w:sz w:val="18"/>
            <w:szCs w:val="18"/>
          </w:rPr>
          <w:alias w:val="Title"/>
          <w:tag w:val=""/>
          <w:id w:val="-462577670"/>
          <w:placeholder>
            <w:docPart w:val="9B98F3FB4A8A4614AE1B789D196DF518"/>
          </w:placeholder>
          <w:dataBinding w:prefixMappings="xmlns:ns0='http://purl.org/dc/elements/1.1/' xmlns:ns1='http://schemas.openxmlformats.org/package/2006/metadata/core-properties' " w:xpath="/ns1:coreProperties[1]/ns0:title[1]" w:storeItemID="{6C3C8BC8-F283-45AE-878A-BAB7291924A1}"/>
          <w:text/>
        </w:sdtPr>
        <w:sdtEndPr/>
        <w:sdtContent>
          <w:tc>
            <w:tcPr>
              <w:tcW w:w="4825" w:type="dxa"/>
              <w:vAlign w:val="center"/>
            </w:tcPr>
            <w:p w14:paraId="07CBA825" w14:textId="7C66A546" w:rsidR="004B2279" w:rsidRDefault="004B2279" w:rsidP="004B2279">
              <w:pPr>
                <w:pStyle w:val="Footer"/>
                <w:rPr>
                  <w:caps/>
                  <w:color w:val="808080" w:themeColor="background1" w:themeShade="80"/>
                  <w:sz w:val="18"/>
                  <w:szCs w:val="18"/>
                </w:rPr>
              </w:pPr>
              <w:r>
                <w:rPr>
                  <w:caps/>
                  <w:color w:val="808080" w:themeColor="background1" w:themeShade="80"/>
                  <w:sz w:val="18"/>
                  <w:szCs w:val="18"/>
                </w:rPr>
                <w:t>SUPPLY CHAIN MANAGEMENT PROCESS</w:t>
              </w:r>
            </w:p>
          </w:tc>
        </w:sdtContent>
      </w:sdt>
      <w:tc>
        <w:tcPr>
          <w:tcW w:w="4813" w:type="dxa"/>
          <w:vAlign w:val="center"/>
        </w:tcPr>
        <w:p w14:paraId="2AFE547B" w14:textId="77777777" w:rsidR="004B2279" w:rsidRDefault="004B2279" w:rsidP="004B2279">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noProof/>
              <w:color w:val="808080" w:themeColor="background1" w:themeShade="80"/>
              <w:sz w:val="18"/>
              <w:szCs w:val="18"/>
            </w:rPr>
            <w:fldChar w:fldCharType="end"/>
          </w:r>
        </w:p>
      </w:tc>
    </w:tr>
  </w:tbl>
  <w:p w14:paraId="49F39898" w14:textId="77777777" w:rsidR="004B2279" w:rsidRPr="00595577" w:rsidRDefault="004B2279" w:rsidP="004B22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1A70BA02" w14:textId="77777777" w:rsidTr="01D7A852">
      <w:trPr>
        <w:trHeight w:val="300"/>
      </w:trPr>
      <w:tc>
        <w:tcPr>
          <w:tcW w:w="3210" w:type="dxa"/>
        </w:tcPr>
        <w:p w14:paraId="6D6D9D22" w14:textId="2ADB93BC" w:rsidR="01D7A852" w:rsidRPr="00647F48" w:rsidRDefault="01D7A852" w:rsidP="01D7A852">
          <w:pPr>
            <w:pStyle w:val="Header"/>
            <w:ind w:left="-115"/>
          </w:pPr>
        </w:p>
      </w:tc>
      <w:tc>
        <w:tcPr>
          <w:tcW w:w="3210" w:type="dxa"/>
        </w:tcPr>
        <w:p w14:paraId="6432F183" w14:textId="37FABDB9" w:rsidR="01D7A852" w:rsidRPr="00647F48" w:rsidRDefault="01D7A852" w:rsidP="01D7A852">
          <w:pPr>
            <w:pStyle w:val="Header"/>
            <w:jc w:val="center"/>
          </w:pPr>
        </w:p>
      </w:tc>
      <w:tc>
        <w:tcPr>
          <w:tcW w:w="3210" w:type="dxa"/>
        </w:tcPr>
        <w:p w14:paraId="237AC765" w14:textId="3CB8D572" w:rsidR="01D7A852" w:rsidRPr="00647F48" w:rsidRDefault="01D7A852" w:rsidP="01D7A852">
          <w:pPr>
            <w:pStyle w:val="Header"/>
            <w:ind w:right="-115"/>
            <w:jc w:val="right"/>
          </w:pPr>
        </w:p>
      </w:tc>
    </w:tr>
  </w:tbl>
  <w:p w14:paraId="5AC00A07" w14:textId="5F969EC1" w:rsidR="00480669" w:rsidRPr="00647F48" w:rsidRDefault="00480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4219" w14:textId="77777777" w:rsidR="00FF0496" w:rsidRPr="00647F48" w:rsidRDefault="00FF0496" w:rsidP="004F274C">
      <w:pPr>
        <w:spacing w:after="0" w:line="240" w:lineRule="auto"/>
      </w:pPr>
      <w:r w:rsidRPr="00647F48">
        <w:separator/>
      </w:r>
    </w:p>
  </w:footnote>
  <w:footnote w:type="continuationSeparator" w:id="0">
    <w:p w14:paraId="588630F5" w14:textId="77777777" w:rsidR="00FF0496" w:rsidRPr="00647F48" w:rsidRDefault="00FF0496" w:rsidP="004F274C">
      <w:pPr>
        <w:spacing w:after="0" w:line="240" w:lineRule="auto"/>
      </w:pPr>
      <w:r w:rsidRPr="00647F48">
        <w:continuationSeparator/>
      </w:r>
    </w:p>
  </w:footnote>
  <w:footnote w:type="continuationNotice" w:id="1">
    <w:p w14:paraId="3E7640CF" w14:textId="77777777" w:rsidR="00FF0496" w:rsidRPr="00647F48" w:rsidRDefault="00FF04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3CB10421" w14:textId="77777777" w:rsidTr="01D7A852">
      <w:trPr>
        <w:trHeight w:val="300"/>
      </w:trPr>
      <w:tc>
        <w:tcPr>
          <w:tcW w:w="3210" w:type="dxa"/>
        </w:tcPr>
        <w:p w14:paraId="1DB3D172" w14:textId="6453738A" w:rsidR="01D7A852" w:rsidRPr="00647F48" w:rsidRDefault="01D7A852" w:rsidP="01D7A852">
          <w:pPr>
            <w:pStyle w:val="Header"/>
            <w:ind w:left="-115"/>
          </w:pPr>
        </w:p>
      </w:tc>
      <w:tc>
        <w:tcPr>
          <w:tcW w:w="3210" w:type="dxa"/>
        </w:tcPr>
        <w:p w14:paraId="2D590350" w14:textId="5672492B" w:rsidR="01D7A852" w:rsidRPr="00647F48" w:rsidRDefault="01D7A852" w:rsidP="01D7A852">
          <w:pPr>
            <w:pStyle w:val="Header"/>
            <w:jc w:val="center"/>
          </w:pPr>
        </w:p>
      </w:tc>
      <w:tc>
        <w:tcPr>
          <w:tcW w:w="3210" w:type="dxa"/>
        </w:tcPr>
        <w:p w14:paraId="4BFDFB22" w14:textId="6ACD1158" w:rsidR="01D7A852" w:rsidRPr="00647F48" w:rsidRDefault="01D7A852" w:rsidP="01D7A852">
          <w:pPr>
            <w:pStyle w:val="Header"/>
            <w:ind w:right="-115"/>
            <w:jc w:val="right"/>
          </w:pPr>
        </w:p>
      </w:tc>
    </w:tr>
  </w:tbl>
  <w:p w14:paraId="3A983928" w14:textId="19DE857B" w:rsidR="00480669" w:rsidRPr="00647F48" w:rsidRDefault="00480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1D7A852" w:rsidRPr="00647F48" w14:paraId="6AC9DDAC" w14:textId="77777777" w:rsidTr="01D7A852">
      <w:trPr>
        <w:trHeight w:val="300"/>
      </w:trPr>
      <w:tc>
        <w:tcPr>
          <w:tcW w:w="3210" w:type="dxa"/>
        </w:tcPr>
        <w:p w14:paraId="3FBA27E1" w14:textId="0EB2F1B8" w:rsidR="01D7A852" w:rsidRPr="00647F48" w:rsidRDefault="01D7A852" w:rsidP="01D7A852">
          <w:pPr>
            <w:pStyle w:val="Header"/>
            <w:ind w:left="-115"/>
          </w:pPr>
        </w:p>
      </w:tc>
      <w:tc>
        <w:tcPr>
          <w:tcW w:w="3210" w:type="dxa"/>
        </w:tcPr>
        <w:p w14:paraId="0171B044" w14:textId="41BB31DD" w:rsidR="01D7A852" w:rsidRPr="00647F48" w:rsidRDefault="01D7A852" w:rsidP="01D7A852">
          <w:pPr>
            <w:pStyle w:val="Header"/>
            <w:jc w:val="center"/>
          </w:pPr>
        </w:p>
      </w:tc>
      <w:tc>
        <w:tcPr>
          <w:tcW w:w="3210" w:type="dxa"/>
        </w:tcPr>
        <w:p w14:paraId="29D257CB" w14:textId="3DFD9033" w:rsidR="01D7A852" w:rsidRPr="00647F48" w:rsidRDefault="01D7A852" w:rsidP="01D7A852">
          <w:pPr>
            <w:pStyle w:val="Header"/>
            <w:ind w:right="-115"/>
            <w:jc w:val="right"/>
          </w:pPr>
        </w:p>
      </w:tc>
    </w:tr>
  </w:tbl>
  <w:p w14:paraId="47D09CED" w14:textId="7CEADF6F" w:rsidR="00480669" w:rsidRPr="00647F48" w:rsidRDefault="00480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F6E"/>
    <w:multiLevelType w:val="multilevel"/>
    <w:tmpl w:val="5CEA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96A7"/>
    <w:multiLevelType w:val="hybridMultilevel"/>
    <w:tmpl w:val="5CFE0278"/>
    <w:lvl w:ilvl="0" w:tplc="2A52F5AC">
      <w:start w:val="1"/>
      <w:numFmt w:val="upperLetter"/>
      <w:lvlText w:val="%1."/>
      <w:lvlJc w:val="left"/>
      <w:pPr>
        <w:ind w:left="720" w:hanging="360"/>
      </w:pPr>
    </w:lvl>
    <w:lvl w:ilvl="1" w:tplc="66A64C7A">
      <w:start w:val="1"/>
      <w:numFmt w:val="lowerLetter"/>
      <w:lvlText w:val="%2."/>
      <w:lvlJc w:val="left"/>
      <w:pPr>
        <w:ind w:left="1440" w:hanging="360"/>
      </w:pPr>
    </w:lvl>
    <w:lvl w:ilvl="2" w:tplc="6DFCFA70">
      <w:start w:val="1"/>
      <w:numFmt w:val="lowerRoman"/>
      <w:lvlText w:val="%3."/>
      <w:lvlJc w:val="right"/>
      <w:pPr>
        <w:ind w:left="2160" w:hanging="180"/>
      </w:pPr>
    </w:lvl>
    <w:lvl w:ilvl="3" w:tplc="6318EA2A">
      <w:start w:val="1"/>
      <w:numFmt w:val="decimal"/>
      <w:lvlText w:val="%4."/>
      <w:lvlJc w:val="left"/>
      <w:pPr>
        <w:ind w:left="2880" w:hanging="360"/>
      </w:pPr>
    </w:lvl>
    <w:lvl w:ilvl="4" w:tplc="064621CA">
      <w:start w:val="1"/>
      <w:numFmt w:val="lowerLetter"/>
      <w:lvlText w:val="%5."/>
      <w:lvlJc w:val="left"/>
      <w:pPr>
        <w:ind w:left="3600" w:hanging="360"/>
      </w:pPr>
    </w:lvl>
    <w:lvl w:ilvl="5" w:tplc="B50ABEC6">
      <w:start w:val="1"/>
      <w:numFmt w:val="lowerRoman"/>
      <w:lvlText w:val="%6."/>
      <w:lvlJc w:val="right"/>
      <w:pPr>
        <w:ind w:left="4320" w:hanging="180"/>
      </w:pPr>
    </w:lvl>
    <w:lvl w:ilvl="6" w:tplc="5C70B4EC">
      <w:start w:val="1"/>
      <w:numFmt w:val="decimal"/>
      <w:lvlText w:val="%7."/>
      <w:lvlJc w:val="left"/>
      <w:pPr>
        <w:ind w:left="5040" w:hanging="360"/>
      </w:pPr>
    </w:lvl>
    <w:lvl w:ilvl="7" w:tplc="4D5E8602">
      <w:start w:val="1"/>
      <w:numFmt w:val="lowerLetter"/>
      <w:lvlText w:val="%8."/>
      <w:lvlJc w:val="left"/>
      <w:pPr>
        <w:ind w:left="5760" w:hanging="360"/>
      </w:pPr>
    </w:lvl>
    <w:lvl w:ilvl="8" w:tplc="8D9AB30A">
      <w:start w:val="1"/>
      <w:numFmt w:val="lowerRoman"/>
      <w:lvlText w:val="%9."/>
      <w:lvlJc w:val="right"/>
      <w:pPr>
        <w:ind w:left="6480" w:hanging="180"/>
      </w:pPr>
    </w:lvl>
  </w:abstractNum>
  <w:abstractNum w:abstractNumId="2" w15:restartNumberingAfterBreak="0">
    <w:nsid w:val="0D455554"/>
    <w:multiLevelType w:val="hybridMultilevel"/>
    <w:tmpl w:val="6CF806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E2F17"/>
    <w:multiLevelType w:val="multilevel"/>
    <w:tmpl w:val="979831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3A7184"/>
    <w:multiLevelType w:val="multilevel"/>
    <w:tmpl w:val="A69E67C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A844A6"/>
    <w:multiLevelType w:val="multilevel"/>
    <w:tmpl w:val="AF8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4D0A"/>
    <w:multiLevelType w:val="hybridMultilevel"/>
    <w:tmpl w:val="85DA92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F43B49"/>
    <w:multiLevelType w:val="multilevel"/>
    <w:tmpl w:val="4C7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4C9C"/>
    <w:multiLevelType w:val="multilevel"/>
    <w:tmpl w:val="667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214B"/>
    <w:multiLevelType w:val="multilevel"/>
    <w:tmpl w:val="D806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6242C"/>
    <w:multiLevelType w:val="multilevel"/>
    <w:tmpl w:val="B2921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4723108"/>
    <w:multiLevelType w:val="multilevel"/>
    <w:tmpl w:val="728CEB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39330C93"/>
    <w:multiLevelType w:val="hybridMultilevel"/>
    <w:tmpl w:val="7CA4422C"/>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DA52574"/>
    <w:multiLevelType w:val="multilevel"/>
    <w:tmpl w:val="0802B7A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4BA66E37"/>
    <w:multiLevelType w:val="hybridMultilevel"/>
    <w:tmpl w:val="1F3228A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CC26881"/>
    <w:multiLevelType w:val="multilevel"/>
    <w:tmpl w:val="D7E2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7C71"/>
    <w:multiLevelType w:val="hybridMultilevel"/>
    <w:tmpl w:val="C9AC71CE"/>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5CDC1E5C"/>
    <w:multiLevelType w:val="hybridMultilevel"/>
    <w:tmpl w:val="D2D859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FD82980"/>
    <w:multiLevelType w:val="multilevel"/>
    <w:tmpl w:val="C02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D382B"/>
    <w:multiLevelType w:val="hybridMultilevel"/>
    <w:tmpl w:val="F5FC658A"/>
    <w:lvl w:ilvl="0" w:tplc="08090001">
      <w:start w:val="1"/>
      <w:numFmt w:val="bullet"/>
      <w:lvlText w:val=""/>
      <w:lvlJc w:val="left"/>
      <w:pPr>
        <w:ind w:left="782" w:hanging="360"/>
      </w:pPr>
      <w:rPr>
        <w:rFonts w:ascii="Symbol" w:hAnsi="Symbol" w:hint="default"/>
      </w:rPr>
    </w:lvl>
    <w:lvl w:ilvl="1" w:tplc="08090003">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0" w15:restartNumberingAfterBreak="0">
    <w:nsid w:val="7B1F2A03"/>
    <w:multiLevelType w:val="multilevel"/>
    <w:tmpl w:val="C48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D6333"/>
    <w:multiLevelType w:val="multilevel"/>
    <w:tmpl w:val="EC8C5DA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615793618">
    <w:abstractNumId w:val="1"/>
  </w:num>
  <w:num w:numId="2" w16cid:durableId="1356005823">
    <w:abstractNumId w:val="4"/>
  </w:num>
  <w:num w:numId="3" w16cid:durableId="5150772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53746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4651532">
    <w:abstractNumId w:val="11"/>
  </w:num>
  <w:num w:numId="6" w16cid:durableId="1748110713">
    <w:abstractNumId w:val="10"/>
  </w:num>
  <w:num w:numId="7" w16cid:durableId="1282683836">
    <w:abstractNumId w:val="16"/>
  </w:num>
  <w:num w:numId="8" w16cid:durableId="271011556">
    <w:abstractNumId w:val="12"/>
  </w:num>
  <w:num w:numId="9" w16cid:durableId="1458797876">
    <w:abstractNumId w:val="0"/>
  </w:num>
  <w:num w:numId="10" w16cid:durableId="1727531408">
    <w:abstractNumId w:val="7"/>
  </w:num>
  <w:num w:numId="11" w16cid:durableId="782845908">
    <w:abstractNumId w:val="8"/>
  </w:num>
  <w:num w:numId="12" w16cid:durableId="1486315819">
    <w:abstractNumId w:val="18"/>
  </w:num>
  <w:num w:numId="13" w16cid:durableId="1510438153">
    <w:abstractNumId w:val="20"/>
  </w:num>
  <w:num w:numId="14" w16cid:durableId="1042554299">
    <w:abstractNumId w:val="9"/>
  </w:num>
  <w:num w:numId="15" w16cid:durableId="1723020894">
    <w:abstractNumId w:val="5"/>
  </w:num>
  <w:num w:numId="16" w16cid:durableId="1126005087">
    <w:abstractNumId w:val="15"/>
  </w:num>
  <w:num w:numId="17" w16cid:durableId="412169449">
    <w:abstractNumId w:val="6"/>
  </w:num>
  <w:num w:numId="18" w16cid:durableId="128399872">
    <w:abstractNumId w:val="14"/>
  </w:num>
  <w:num w:numId="19" w16cid:durableId="1194343014">
    <w:abstractNumId w:val="2"/>
  </w:num>
  <w:num w:numId="20" w16cid:durableId="1053508311">
    <w:abstractNumId w:val="19"/>
  </w:num>
  <w:num w:numId="21" w16cid:durableId="745960074">
    <w:abstractNumId w:val="17"/>
  </w:num>
  <w:num w:numId="22" w16cid:durableId="1884058322">
    <w:abstractNumId w:val="4"/>
  </w:num>
  <w:num w:numId="23" w16cid:durableId="1852261533">
    <w:abstractNumId w:val="4"/>
  </w:num>
  <w:num w:numId="24" w16cid:durableId="2147358224">
    <w:abstractNumId w:val="4"/>
  </w:num>
  <w:num w:numId="25" w16cid:durableId="1557735958">
    <w:abstractNumId w:val="4"/>
  </w:num>
  <w:num w:numId="26" w16cid:durableId="526404602">
    <w:abstractNumId w:val="4"/>
  </w:num>
  <w:num w:numId="27" w16cid:durableId="2075617182">
    <w:abstractNumId w:val="3"/>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Yip">
    <w15:presenceInfo w15:providerId="AD" w15:userId="S::oyip@bw-digital.com::132cb5a7-44dd-43c5-b5d7-c23f82a0e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e0NDE2NTIysjCxNDRX0lEKTi0uzszPAykwNKgFAASlGyktAAAA"/>
  </w:docVars>
  <w:rsids>
    <w:rsidRoot w:val="00A94AF2"/>
    <w:rsid w:val="000023EB"/>
    <w:rsid w:val="00004CCB"/>
    <w:rsid w:val="00004F53"/>
    <w:rsid w:val="00005006"/>
    <w:rsid w:val="000059F8"/>
    <w:rsid w:val="00011146"/>
    <w:rsid w:val="00015BEF"/>
    <w:rsid w:val="000161EA"/>
    <w:rsid w:val="000204BD"/>
    <w:rsid w:val="0002099B"/>
    <w:rsid w:val="000235E1"/>
    <w:rsid w:val="00026C75"/>
    <w:rsid w:val="000309BF"/>
    <w:rsid w:val="0003258A"/>
    <w:rsid w:val="000366EF"/>
    <w:rsid w:val="00040D9A"/>
    <w:rsid w:val="00041148"/>
    <w:rsid w:val="00042C43"/>
    <w:rsid w:val="0005126C"/>
    <w:rsid w:val="000566A0"/>
    <w:rsid w:val="000604BE"/>
    <w:rsid w:val="000623FA"/>
    <w:rsid w:val="00062D8A"/>
    <w:rsid w:val="000631F0"/>
    <w:rsid w:val="00070B7C"/>
    <w:rsid w:val="00075FDF"/>
    <w:rsid w:val="0008023A"/>
    <w:rsid w:val="00082E54"/>
    <w:rsid w:val="00087F1D"/>
    <w:rsid w:val="00091A2D"/>
    <w:rsid w:val="00094C19"/>
    <w:rsid w:val="00095DD3"/>
    <w:rsid w:val="000A0BBA"/>
    <w:rsid w:val="000A0F4F"/>
    <w:rsid w:val="000A0FD1"/>
    <w:rsid w:val="000B029B"/>
    <w:rsid w:val="000B253E"/>
    <w:rsid w:val="000B4D61"/>
    <w:rsid w:val="000C37FF"/>
    <w:rsid w:val="000C3EA8"/>
    <w:rsid w:val="000D22C0"/>
    <w:rsid w:val="000D3F0B"/>
    <w:rsid w:val="000E3E8C"/>
    <w:rsid w:val="000E5732"/>
    <w:rsid w:val="000E6670"/>
    <w:rsid w:val="000F072F"/>
    <w:rsid w:val="000F0777"/>
    <w:rsid w:val="000F0E7F"/>
    <w:rsid w:val="000F614A"/>
    <w:rsid w:val="001017C0"/>
    <w:rsid w:val="00102971"/>
    <w:rsid w:val="001079EC"/>
    <w:rsid w:val="0011315B"/>
    <w:rsid w:val="00117B24"/>
    <w:rsid w:val="00121F5C"/>
    <w:rsid w:val="00124742"/>
    <w:rsid w:val="001247D1"/>
    <w:rsid w:val="0013535D"/>
    <w:rsid w:val="00146795"/>
    <w:rsid w:val="00155D54"/>
    <w:rsid w:val="00157512"/>
    <w:rsid w:val="00162B6B"/>
    <w:rsid w:val="001678D4"/>
    <w:rsid w:val="00170F70"/>
    <w:rsid w:val="0017235D"/>
    <w:rsid w:val="00172B84"/>
    <w:rsid w:val="00176C14"/>
    <w:rsid w:val="00176D26"/>
    <w:rsid w:val="001828A7"/>
    <w:rsid w:val="00185550"/>
    <w:rsid w:val="00186241"/>
    <w:rsid w:val="00186AB1"/>
    <w:rsid w:val="00191BF8"/>
    <w:rsid w:val="00194F68"/>
    <w:rsid w:val="0019501D"/>
    <w:rsid w:val="001A2CF6"/>
    <w:rsid w:val="001A4E86"/>
    <w:rsid w:val="001A6B77"/>
    <w:rsid w:val="001B165A"/>
    <w:rsid w:val="001B2D85"/>
    <w:rsid w:val="001B587A"/>
    <w:rsid w:val="001B5F0D"/>
    <w:rsid w:val="001B7872"/>
    <w:rsid w:val="001B7A9A"/>
    <w:rsid w:val="001C038D"/>
    <w:rsid w:val="001C2B9A"/>
    <w:rsid w:val="001C3DEC"/>
    <w:rsid w:val="001C4727"/>
    <w:rsid w:val="001C5F34"/>
    <w:rsid w:val="001C642A"/>
    <w:rsid w:val="001C6520"/>
    <w:rsid w:val="001D08B4"/>
    <w:rsid w:val="001D32E8"/>
    <w:rsid w:val="001D6704"/>
    <w:rsid w:val="001D6D28"/>
    <w:rsid w:val="001E0BE9"/>
    <w:rsid w:val="001F1F0B"/>
    <w:rsid w:val="001F2A6B"/>
    <w:rsid w:val="001F325D"/>
    <w:rsid w:val="001F3C53"/>
    <w:rsid w:val="001F4126"/>
    <w:rsid w:val="002000DD"/>
    <w:rsid w:val="002048EA"/>
    <w:rsid w:val="0020735D"/>
    <w:rsid w:val="00214849"/>
    <w:rsid w:val="00226F22"/>
    <w:rsid w:val="002274EC"/>
    <w:rsid w:val="0023030E"/>
    <w:rsid w:val="00233DC4"/>
    <w:rsid w:val="002342B3"/>
    <w:rsid w:val="00234A88"/>
    <w:rsid w:val="002479A1"/>
    <w:rsid w:val="002523A9"/>
    <w:rsid w:val="00252AEB"/>
    <w:rsid w:val="0025329B"/>
    <w:rsid w:val="00253D1D"/>
    <w:rsid w:val="00253D25"/>
    <w:rsid w:val="00255C07"/>
    <w:rsid w:val="00266153"/>
    <w:rsid w:val="00270BD1"/>
    <w:rsid w:val="00277733"/>
    <w:rsid w:val="00284725"/>
    <w:rsid w:val="0028513B"/>
    <w:rsid w:val="00285EFA"/>
    <w:rsid w:val="002866FD"/>
    <w:rsid w:val="00290AD2"/>
    <w:rsid w:val="00291076"/>
    <w:rsid w:val="002914A6"/>
    <w:rsid w:val="00293B7D"/>
    <w:rsid w:val="002940BD"/>
    <w:rsid w:val="002979F9"/>
    <w:rsid w:val="002A1633"/>
    <w:rsid w:val="002A351E"/>
    <w:rsid w:val="002B4345"/>
    <w:rsid w:val="002B540C"/>
    <w:rsid w:val="002B5424"/>
    <w:rsid w:val="002B79DD"/>
    <w:rsid w:val="002C01F4"/>
    <w:rsid w:val="002C211E"/>
    <w:rsid w:val="002C2427"/>
    <w:rsid w:val="002C2808"/>
    <w:rsid w:val="002C4475"/>
    <w:rsid w:val="002C605A"/>
    <w:rsid w:val="002C73F7"/>
    <w:rsid w:val="002D0042"/>
    <w:rsid w:val="002D0683"/>
    <w:rsid w:val="002E11B5"/>
    <w:rsid w:val="002E587A"/>
    <w:rsid w:val="002F0D2D"/>
    <w:rsid w:val="002F2B50"/>
    <w:rsid w:val="002F2E20"/>
    <w:rsid w:val="002F2E53"/>
    <w:rsid w:val="002F405E"/>
    <w:rsid w:val="002F5006"/>
    <w:rsid w:val="002F6412"/>
    <w:rsid w:val="00300947"/>
    <w:rsid w:val="00301F7D"/>
    <w:rsid w:val="00304679"/>
    <w:rsid w:val="00306F95"/>
    <w:rsid w:val="00311F0D"/>
    <w:rsid w:val="003207AD"/>
    <w:rsid w:val="00325C90"/>
    <w:rsid w:val="0032644A"/>
    <w:rsid w:val="00332875"/>
    <w:rsid w:val="0033676E"/>
    <w:rsid w:val="003368A7"/>
    <w:rsid w:val="00342C82"/>
    <w:rsid w:val="0034561C"/>
    <w:rsid w:val="00346FBA"/>
    <w:rsid w:val="00354498"/>
    <w:rsid w:val="00357832"/>
    <w:rsid w:val="00357EB3"/>
    <w:rsid w:val="003610B3"/>
    <w:rsid w:val="00362280"/>
    <w:rsid w:val="0036444A"/>
    <w:rsid w:val="0037210A"/>
    <w:rsid w:val="00373CE1"/>
    <w:rsid w:val="00375FBE"/>
    <w:rsid w:val="00376F06"/>
    <w:rsid w:val="003771E1"/>
    <w:rsid w:val="00377E2F"/>
    <w:rsid w:val="0038367F"/>
    <w:rsid w:val="00386F1A"/>
    <w:rsid w:val="0038719B"/>
    <w:rsid w:val="0039066E"/>
    <w:rsid w:val="0039491D"/>
    <w:rsid w:val="00396CAE"/>
    <w:rsid w:val="003A0313"/>
    <w:rsid w:val="003A54A6"/>
    <w:rsid w:val="003B0169"/>
    <w:rsid w:val="003B025E"/>
    <w:rsid w:val="003B41F8"/>
    <w:rsid w:val="003D35E5"/>
    <w:rsid w:val="003D4DD2"/>
    <w:rsid w:val="003D590D"/>
    <w:rsid w:val="003D7773"/>
    <w:rsid w:val="003E055F"/>
    <w:rsid w:val="003E2E98"/>
    <w:rsid w:val="003E34F9"/>
    <w:rsid w:val="003E4855"/>
    <w:rsid w:val="003E7798"/>
    <w:rsid w:val="003F0494"/>
    <w:rsid w:val="003F418D"/>
    <w:rsid w:val="003F6EF5"/>
    <w:rsid w:val="00403091"/>
    <w:rsid w:val="0040757F"/>
    <w:rsid w:val="004100F1"/>
    <w:rsid w:val="00413D48"/>
    <w:rsid w:val="00415F9C"/>
    <w:rsid w:val="00416FA8"/>
    <w:rsid w:val="004225EC"/>
    <w:rsid w:val="00431A26"/>
    <w:rsid w:val="00437F1C"/>
    <w:rsid w:val="00444EE8"/>
    <w:rsid w:val="004466ED"/>
    <w:rsid w:val="004500E9"/>
    <w:rsid w:val="004565FE"/>
    <w:rsid w:val="0046490E"/>
    <w:rsid w:val="00464B91"/>
    <w:rsid w:val="00471810"/>
    <w:rsid w:val="0047349F"/>
    <w:rsid w:val="004767B4"/>
    <w:rsid w:val="00480669"/>
    <w:rsid w:val="0048236C"/>
    <w:rsid w:val="00483F18"/>
    <w:rsid w:val="00484BA3"/>
    <w:rsid w:val="00490F3A"/>
    <w:rsid w:val="004957DE"/>
    <w:rsid w:val="00495E86"/>
    <w:rsid w:val="004A146C"/>
    <w:rsid w:val="004B100F"/>
    <w:rsid w:val="004B2279"/>
    <w:rsid w:val="004B2AA9"/>
    <w:rsid w:val="004B4BBD"/>
    <w:rsid w:val="004B6AE7"/>
    <w:rsid w:val="004C0B86"/>
    <w:rsid w:val="004C0BDC"/>
    <w:rsid w:val="004D1288"/>
    <w:rsid w:val="004D14F9"/>
    <w:rsid w:val="004E4566"/>
    <w:rsid w:val="004F257A"/>
    <w:rsid w:val="004F274C"/>
    <w:rsid w:val="004F5773"/>
    <w:rsid w:val="00500CF2"/>
    <w:rsid w:val="00506ECB"/>
    <w:rsid w:val="005249AE"/>
    <w:rsid w:val="00526FA9"/>
    <w:rsid w:val="00527F21"/>
    <w:rsid w:val="00535E65"/>
    <w:rsid w:val="005400F4"/>
    <w:rsid w:val="005406B3"/>
    <w:rsid w:val="00543E7E"/>
    <w:rsid w:val="00545987"/>
    <w:rsid w:val="00550124"/>
    <w:rsid w:val="005531FD"/>
    <w:rsid w:val="005553A5"/>
    <w:rsid w:val="00556257"/>
    <w:rsid w:val="00557871"/>
    <w:rsid w:val="005578C9"/>
    <w:rsid w:val="00557DBF"/>
    <w:rsid w:val="00557F5F"/>
    <w:rsid w:val="005646E6"/>
    <w:rsid w:val="0056516C"/>
    <w:rsid w:val="00573B3B"/>
    <w:rsid w:val="00575770"/>
    <w:rsid w:val="0057582F"/>
    <w:rsid w:val="00577F67"/>
    <w:rsid w:val="0059000F"/>
    <w:rsid w:val="005953A3"/>
    <w:rsid w:val="00596398"/>
    <w:rsid w:val="005A0F27"/>
    <w:rsid w:val="005A3685"/>
    <w:rsid w:val="005A6B27"/>
    <w:rsid w:val="005B44EC"/>
    <w:rsid w:val="005B6E6F"/>
    <w:rsid w:val="005C163E"/>
    <w:rsid w:val="005C176E"/>
    <w:rsid w:val="005C3ACB"/>
    <w:rsid w:val="005D01E0"/>
    <w:rsid w:val="005D1C16"/>
    <w:rsid w:val="005D3D56"/>
    <w:rsid w:val="005E0FFD"/>
    <w:rsid w:val="005E164F"/>
    <w:rsid w:val="005E35EA"/>
    <w:rsid w:val="005F1C7C"/>
    <w:rsid w:val="005F2BFC"/>
    <w:rsid w:val="005F7522"/>
    <w:rsid w:val="006042C9"/>
    <w:rsid w:val="0060657C"/>
    <w:rsid w:val="00607D7E"/>
    <w:rsid w:val="00611C6D"/>
    <w:rsid w:val="006134E8"/>
    <w:rsid w:val="006138F7"/>
    <w:rsid w:val="00616788"/>
    <w:rsid w:val="00617DB4"/>
    <w:rsid w:val="0062179D"/>
    <w:rsid w:val="00621901"/>
    <w:rsid w:val="00621AE8"/>
    <w:rsid w:val="0062323F"/>
    <w:rsid w:val="00623A90"/>
    <w:rsid w:val="00630004"/>
    <w:rsid w:val="006314C9"/>
    <w:rsid w:val="006315B4"/>
    <w:rsid w:val="00641715"/>
    <w:rsid w:val="00641E29"/>
    <w:rsid w:val="00642F18"/>
    <w:rsid w:val="006466B6"/>
    <w:rsid w:val="00647F48"/>
    <w:rsid w:val="0065653B"/>
    <w:rsid w:val="00657244"/>
    <w:rsid w:val="00660D7B"/>
    <w:rsid w:val="00661EE0"/>
    <w:rsid w:val="006642ED"/>
    <w:rsid w:val="00665074"/>
    <w:rsid w:val="006650B4"/>
    <w:rsid w:val="00665E81"/>
    <w:rsid w:val="006675EF"/>
    <w:rsid w:val="00670F66"/>
    <w:rsid w:val="00672E33"/>
    <w:rsid w:val="00672FD4"/>
    <w:rsid w:val="0067369C"/>
    <w:rsid w:val="00682318"/>
    <w:rsid w:val="00684AA1"/>
    <w:rsid w:val="0068738A"/>
    <w:rsid w:val="0068741A"/>
    <w:rsid w:val="006900DB"/>
    <w:rsid w:val="006935DD"/>
    <w:rsid w:val="00694EE4"/>
    <w:rsid w:val="006954CF"/>
    <w:rsid w:val="006A2BA1"/>
    <w:rsid w:val="006A2FFB"/>
    <w:rsid w:val="006A4B33"/>
    <w:rsid w:val="006B286A"/>
    <w:rsid w:val="006B3150"/>
    <w:rsid w:val="006B4298"/>
    <w:rsid w:val="006B7D8F"/>
    <w:rsid w:val="006C57EE"/>
    <w:rsid w:val="006C616D"/>
    <w:rsid w:val="006C6F4B"/>
    <w:rsid w:val="006D0E81"/>
    <w:rsid w:val="006D2963"/>
    <w:rsid w:val="006D6B44"/>
    <w:rsid w:val="006E24E1"/>
    <w:rsid w:val="006F34FC"/>
    <w:rsid w:val="006F5885"/>
    <w:rsid w:val="007015D7"/>
    <w:rsid w:val="00701E41"/>
    <w:rsid w:val="00703512"/>
    <w:rsid w:val="007043B3"/>
    <w:rsid w:val="007069C9"/>
    <w:rsid w:val="00707122"/>
    <w:rsid w:val="00710173"/>
    <w:rsid w:val="007131D1"/>
    <w:rsid w:val="00713AFE"/>
    <w:rsid w:val="00714C58"/>
    <w:rsid w:val="00717334"/>
    <w:rsid w:val="0071751E"/>
    <w:rsid w:val="00724399"/>
    <w:rsid w:val="00726294"/>
    <w:rsid w:val="00730354"/>
    <w:rsid w:val="00734B9E"/>
    <w:rsid w:val="00744367"/>
    <w:rsid w:val="007478C0"/>
    <w:rsid w:val="007554D1"/>
    <w:rsid w:val="007647F9"/>
    <w:rsid w:val="00764CA6"/>
    <w:rsid w:val="007669C6"/>
    <w:rsid w:val="0077184C"/>
    <w:rsid w:val="007750FA"/>
    <w:rsid w:val="0078058E"/>
    <w:rsid w:val="007839CA"/>
    <w:rsid w:val="0078497A"/>
    <w:rsid w:val="0078562B"/>
    <w:rsid w:val="00791ADB"/>
    <w:rsid w:val="00791DB1"/>
    <w:rsid w:val="00792566"/>
    <w:rsid w:val="00793E63"/>
    <w:rsid w:val="00796617"/>
    <w:rsid w:val="007A0E66"/>
    <w:rsid w:val="007A7C99"/>
    <w:rsid w:val="007B5361"/>
    <w:rsid w:val="007C28D6"/>
    <w:rsid w:val="007C2D26"/>
    <w:rsid w:val="007C3C99"/>
    <w:rsid w:val="007D4D0F"/>
    <w:rsid w:val="007D58D1"/>
    <w:rsid w:val="007D6D8D"/>
    <w:rsid w:val="007D74CC"/>
    <w:rsid w:val="007E017A"/>
    <w:rsid w:val="007E152D"/>
    <w:rsid w:val="007E3136"/>
    <w:rsid w:val="007E7811"/>
    <w:rsid w:val="007F114A"/>
    <w:rsid w:val="007F34A0"/>
    <w:rsid w:val="007F39DD"/>
    <w:rsid w:val="007F466A"/>
    <w:rsid w:val="007F4D9E"/>
    <w:rsid w:val="007F5594"/>
    <w:rsid w:val="008009C9"/>
    <w:rsid w:val="008032FF"/>
    <w:rsid w:val="008038D1"/>
    <w:rsid w:val="008055BA"/>
    <w:rsid w:val="00806B9E"/>
    <w:rsid w:val="00811161"/>
    <w:rsid w:val="0081751B"/>
    <w:rsid w:val="00817B71"/>
    <w:rsid w:val="00817EB2"/>
    <w:rsid w:val="00821F8E"/>
    <w:rsid w:val="00823359"/>
    <w:rsid w:val="008237F9"/>
    <w:rsid w:val="0082621B"/>
    <w:rsid w:val="008274C7"/>
    <w:rsid w:val="008319A3"/>
    <w:rsid w:val="00832FA6"/>
    <w:rsid w:val="0084058C"/>
    <w:rsid w:val="00841C6F"/>
    <w:rsid w:val="00845F01"/>
    <w:rsid w:val="00852F8D"/>
    <w:rsid w:val="00857F53"/>
    <w:rsid w:val="008624B5"/>
    <w:rsid w:val="0086342D"/>
    <w:rsid w:val="0086773D"/>
    <w:rsid w:val="00870139"/>
    <w:rsid w:val="00871835"/>
    <w:rsid w:val="00871A2D"/>
    <w:rsid w:val="00873195"/>
    <w:rsid w:val="00873546"/>
    <w:rsid w:val="00880B64"/>
    <w:rsid w:val="00882AFE"/>
    <w:rsid w:val="00883815"/>
    <w:rsid w:val="0088605F"/>
    <w:rsid w:val="008902F9"/>
    <w:rsid w:val="0089161D"/>
    <w:rsid w:val="00894CAF"/>
    <w:rsid w:val="0089791D"/>
    <w:rsid w:val="008A3385"/>
    <w:rsid w:val="008A4886"/>
    <w:rsid w:val="008A6394"/>
    <w:rsid w:val="008B05B0"/>
    <w:rsid w:val="008B0F68"/>
    <w:rsid w:val="008B16DF"/>
    <w:rsid w:val="008B31D1"/>
    <w:rsid w:val="008B7074"/>
    <w:rsid w:val="008C0242"/>
    <w:rsid w:val="008C1494"/>
    <w:rsid w:val="008C241D"/>
    <w:rsid w:val="008C55A7"/>
    <w:rsid w:val="008C6208"/>
    <w:rsid w:val="008C67D3"/>
    <w:rsid w:val="008D0A4F"/>
    <w:rsid w:val="008D1FC3"/>
    <w:rsid w:val="008E0CC1"/>
    <w:rsid w:val="008E2283"/>
    <w:rsid w:val="008E6159"/>
    <w:rsid w:val="008F3501"/>
    <w:rsid w:val="008F56E8"/>
    <w:rsid w:val="008F6934"/>
    <w:rsid w:val="009063DE"/>
    <w:rsid w:val="0091056E"/>
    <w:rsid w:val="00911C77"/>
    <w:rsid w:val="00915CBE"/>
    <w:rsid w:val="00915D73"/>
    <w:rsid w:val="0091690D"/>
    <w:rsid w:val="00917B07"/>
    <w:rsid w:val="00924085"/>
    <w:rsid w:val="009319F3"/>
    <w:rsid w:val="009350F3"/>
    <w:rsid w:val="009400B5"/>
    <w:rsid w:val="00940F66"/>
    <w:rsid w:val="00947751"/>
    <w:rsid w:val="00950E51"/>
    <w:rsid w:val="00955BC5"/>
    <w:rsid w:val="00956BB8"/>
    <w:rsid w:val="00956F65"/>
    <w:rsid w:val="009573E7"/>
    <w:rsid w:val="0096010B"/>
    <w:rsid w:val="009626C6"/>
    <w:rsid w:val="00964465"/>
    <w:rsid w:val="009672A8"/>
    <w:rsid w:val="009770A4"/>
    <w:rsid w:val="009813EB"/>
    <w:rsid w:val="009819B1"/>
    <w:rsid w:val="00984C11"/>
    <w:rsid w:val="00985008"/>
    <w:rsid w:val="009865F3"/>
    <w:rsid w:val="00990C36"/>
    <w:rsid w:val="00997828"/>
    <w:rsid w:val="009A318E"/>
    <w:rsid w:val="009A3B46"/>
    <w:rsid w:val="009B517F"/>
    <w:rsid w:val="009B5698"/>
    <w:rsid w:val="009B6A7B"/>
    <w:rsid w:val="009C0621"/>
    <w:rsid w:val="009C608A"/>
    <w:rsid w:val="009C68CB"/>
    <w:rsid w:val="009D0BB4"/>
    <w:rsid w:val="009D19CB"/>
    <w:rsid w:val="009D1BCD"/>
    <w:rsid w:val="009D2192"/>
    <w:rsid w:val="009D6B45"/>
    <w:rsid w:val="009D6EB4"/>
    <w:rsid w:val="009D75C4"/>
    <w:rsid w:val="009F7376"/>
    <w:rsid w:val="00A02DEE"/>
    <w:rsid w:val="00A02F19"/>
    <w:rsid w:val="00A04EB0"/>
    <w:rsid w:val="00A13F45"/>
    <w:rsid w:val="00A1508B"/>
    <w:rsid w:val="00A23319"/>
    <w:rsid w:val="00A3426B"/>
    <w:rsid w:val="00A34B14"/>
    <w:rsid w:val="00A40253"/>
    <w:rsid w:val="00A45C86"/>
    <w:rsid w:val="00A47187"/>
    <w:rsid w:val="00A510B0"/>
    <w:rsid w:val="00A56AF0"/>
    <w:rsid w:val="00A5722C"/>
    <w:rsid w:val="00A63766"/>
    <w:rsid w:val="00A70A57"/>
    <w:rsid w:val="00A71ABE"/>
    <w:rsid w:val="00A71CBC"/>
    <w:rsid w:val="00A808EE"/>
    <w:rsid w:val="00A80E85"/>
    <w:rsid w:val="00A830FF"/>
    <w:rsid w:val="00A90241"/>
    <w:rsid w:val="00A91279"/>
    <w:rsid w:val="00A92B2F"/>
    <w:rsid w:val="00A94AF2"/>
    <w:rsid w:val="00AA21C2"/>
    <w:rsid w:val="00AB0B48"/>
    <w:rsid w:val="00AB0EC6"/>
    <w:rsid w:val="00AB2F77"/>
    <w:rsid w:val="00AB3964"/>
    <w:rsid w:val="00AB5EFC"/>
    <w:rsid w:val="00AC111A"/>
    <w:rsid w:val="00AC48C4"/>
    <w:rsid w:val="00AD03C1"/>
    <w:rsid w:val="00AD39A3"/>
    <w:rsid w:val="00AD44F7"/>
    <w:rsid w:val="00AD55A2"/>
    <w:rsid w:val="00AD5F16"/>
    <w:rsid w:val="00AE3C3D"/>
    <w:rsid w:val="00AE61BC"/>
    <w:rsid w:val="00AF4372"/>
    <w:rsid w:val="00AF5E45"/>
    <w:rsid w:val="00AF6BF1"/>
    <w:rsid w:val="00AF76D5"/>
    <w:rsid w:val="00B10B36"/>
    <w:rsid w:val="00B12E5A"/>
    <w:rsid w:val="00B20A8C"/>
    <w:rsid w:val="00B21869"/>
    <w:rsid w:val="00B21D3A"/>
    <w:rsid w:val="00B2342D"/>
    <w:rsid w:val="00B270ED"/>
    <w:rsid w:val="00B317FF"/>
    <w:rsid w:val="00B31D2C"/>
    <w:rsid w:val="00B321CE"/>
    <w:rsid w:val="00B325B9"/>
    <w:rsid w:val="00B338B6"/>
    <w:rsid w:val="00B33EB7"/>
    <w:rsid w:val="00B37936"/>
    <w:rsid w:val="00B4190F"/>
    <w:rsid w:val="00B449B5"/>
    <w:rsid w:val="00B45423"/>
    <w:rsid w:val="00B4578F"/>
    <w:rsid w:val="00B514DF"/>
    <w:rsid w:val="00B57C67"/>
    <w:rsid w:val="00B639F5"/>
    <w:rsid w:val="00B63A38"/>
    <w:rsid w:val="00B658C1"/>
    <w:rsid w:val="00B72EBF"/>
    <w:rsid w:val="00B744D2"/>
    <w:rsid w:val="00B81B5E"/>
    <w:rsid w:val="00B82E83"/>
    <w:rsid w:val="00B8308E"/>
    <w:rsid w:val="00B8521A"/>
    <w:rsid w:val="00B86FC0"/>
    <w:rsid w:val="00B87294"/>
    <w:rsid w:val="00B87AEA"/>
    <w:rsid w:val="00B94521"/>
    <w:rsid w:val="00B96DB9"/>
    <w:rsid w:val="00BA0C93"/>
    <w:rsid w:val="00BA2A1E"/>
    <w:rsid w:val="00BA3A86"/>
    <w:rsid w:val="00BA6271"/>
    <w:rsid w:val="00BA7252"/>
    <w:rsid w:val="00BA788F"/>
    <w:rsid w:val="00BB10C8"/>
    <w:rsid w:val="00BB3EF6"/>
    <w:rsid w:val="00BB53DC"/>
    <w:rsid w:val="00BB6AB9"/>
    <w:rsid w:val="00BB7463"/>
    <w:rsid w:val="00BB7859"/>
    <w:rsid w:val="00BD0B0C"/>
    <w:rsid w:val="00BD2B64"/>
    <w:rsid w:val="00BD606D"/>
    <w:rsid w:val="00BE3879"/>
    <w:rsid w:val="00BE3C63"/>
    <w:rsid w:val="00BE55FB"/>
    <w:rsid w:val="00BE67A8"/>
    <w:rsid w:val="00BE7356"/>
    <w:rsid w:val="00BF033A"/>
    <w:rsid w:val="00BF1A81"/>
    <w:rsid w:val="00BF4F65"/>
    <w:rsid w:val="00C00252"/>
    <w:rsid w:val="00C05B33"/>
    <w:rsid w:val="00C078D2"/>
    <w:rsid w:val="00C07DA2"/>
    <w:rsid w:val="00C1083A"/>
    <w:rsid w:val="00C23623"/>
    <w:rsid w:val="00C254E0"/>
    <w:rsid w:val="00C263D4"/>
    <w:rsid w:val="00C37BF5"/>
    <w:rsid w:val="00C37E52"/>
    <w:rsid w:val="00C4124B"/>
    <w:rsid w:val="00C43803"/>
    <w:rsid w:val="00C458C8"/>
    <w:rsid w:val="00C46885"/>
    <w:rsid w:val="00C47680"/>
    <w:rsid w:val="00C50591"/>
    <w:rsid w:val="00C50B6A"/>
    <w:rsid w:val="00C52FF0"/>
    <w:rsid w:val="00C55401"/>
    <w:rsid w:val="00C60764"/>
    <w:rsid w:val="00C65FB8"/>
    <w:rsid w:val="00C6641A"/>
    <w:rsid w:val="00C8143B"/>
    <w:rsid w:val="00C81F2A"/>
    <w:rsid w:val="00C832B1"/>
    <w:rsid w:val="00C84E2A"/>
    <w:rsid w:val="00C86944"/>
    <w:rsid w:val="00CA6B96"/>
    <w:rsid w:val="00CB132C"/>
    <w:rsid w:val="00CB2D21"/>
    <w:rsid w:val="00CB67B0"/>
    <w:rsid w:val="00CD1D46"/>
    <w:rsid w:val="00CD2A78"/>
    <w:rsid w:val="00CD2B70"/>
    <w:rsid w:val="00CD7B90"/>
    <w:rsid w:val="00CE033B"/>
    <w:rsid w:val="00CE2D7B"/>
    <w:rsid w:val="00CE5A61"/>
    <w:rsid w:val="00CF1C0D"/>
    <w:rsid w:val="00CF73B6"/>
    <w:rsid w:val="00CF7445"/>
    <w:rsid w:val="00D06BFA"/>
    <w:rsid w:val="00D07462"/>
    <w:rsid w:val="00D12493"/>
    <w:rsid w:val="00D15059"/>
    <w:rsid w:val="00D158C4"/>
    <w:rsid w:val="00D16FA1"/>
    <w:rsid w:val="00D2094F"/>
    <w:rsid w:val="00D22A9F"/>
    <w:rsid w:val="00D22FED"/>
    <w:rsid w:val="00D25D95"/>
    <w:rsid w:val="00D27447"/>
    <w:rsid w:val="00D339BA"/>
    <w:rsid w:val="00D45CFE"/>
    <w:rsid w:val="00D475A5"/>
    <w:rsid w:val="00D47765"/>
    <w:rsid w:val="00D515F6"/>
    <w:rsid w:val="00D55403"/>
    <w:rsid w:val="00D55C07"/>
    <w:rsid w:val="00D61BE8"/>
    <w:rsid w:val="00D6232E"/>
    <w:rsid w:val="00D62BF4"/>
    <w:rsid w:val="00D65C8F"/>
    <w:rsid w:val="00D7002B"/>
    <w:rsid w:val="00D72FD5"/>
    <w:rsid w:val="00D737B1"/>
    <w:rsid w:val="00D749E1"/>
    <w:rsid w:val="00D74A57"/>
    <w:rsid w:val="00D802F1"/>
    <w:rsid w:val="00D8416D"/>
    <w:rsid w:val="00D86F5C"/>
    <w:rsid w:val="00D904A8"/>
    <w:rsid w:val="00D90ABA"/>
    <w:rsid w:val="00D950CC"/>
    <w:rsid w:val="00D963D6"/>
    <w:rsid w:val="00DA008F"/>
    <w:rsid w:val="00DA129E"/>
    <w:rsid w:val="00DA458F"/>
    <w:rsid w:val="00DB1062"/>
    <w:rsid w:val="00DB23D7"/>
    <w:rsid w:val="00DB520B"/>
    <w:rsid w:val="00DC0985"/>
    <w:rsid w:val="00DC25D2"/>
    <w:rsid w:val="00DC45A7"/>
    <w:rsid w:val="00DC5DA0"/>
    <w:rsid w:val="00DC5F7D"/>
    <w:rsid w:val="00DD0141"/>
    <w:rsid w:val="00DD1927"/>
    <w:rsid w:val="00DD6E82"/>
    <w:rsid w:val="00DE0C53"/>
    <w:rsid w:val="00DE24D0"/>
    <w:rsid w:val="00DE3886"/>
    <w:rsid w:val="00DE4B07"/>
    <w:rsid w:val="00DE74DC"/>
    <w:rsid w:val="00DF07F3"/>
    <w:rsid w:val="00DF0A60"/>
    <w:rsid w:val="00DF3551"/>
    <w:rsid w:val="00DF7551"/>
    <w:rsid w:val="00DF7DA3"/>
    <w:rsid w:val="00E0208D"/>
    <w:rsid w:val="00E03B4F"/>
    <w:rsid w:val="00E20069"/>
    <w:rsid w:val="00E20433"/>
    <w:rsid w:val="00E23095"/>
    <w:rsid w:val="00E2366F"/>
    <w:rsid w:val="00E32679"/>
    <w:rsid w:val="00E3389B"/>
    <w:rsid w:val="00E364AC"/>
    <w:rsid w:val="00E41469"/>
    <w:rsid w:val="00E4183B"/>
    <w:rsid w:val="00E41E51"/>
    <w:rsid w:val="00E428BD"/>
    <w:rsid w:val="00E43F1D"/>
    <w:rsid w:val="00E46684"/>
    <w:rsid w:val="00E54341"/>
    <w:rsid w:val="00E5435A"/>
    <w:rsid w:val="00E57F94"/>
    <w:rsid w:val="00E611A9"/>
    <w:rsid w:val="00E63B6F"/>
    <w:rsid w:val="00E65057"/>
    <w:rsid w:val="00E677AD"/>
    <w:rsid w:val="00E723EA"/>
    <w:rsid w:val="00E73FA6"/>
    <w:rsid w:val="00E807AF"/>
    <w:rsid w:val="00E81206"/>
    <w:rsid w:val="00E8297B"/>
    <w:rsid w:val="00E82D87"/>
    <w:rsid w:val="00E85741"/>
    <w:rsid w:val="00E85A0C"/>
    <w:rsid w:val="00E937A1"/>
    <w:rsid w:val="00E93E74"/>
    <w:rsid w:val="00E9405B"/>
    <w:rsid w:val="00E96904"/>
    <w:rsid w:val="00EA0793"/>
    <w:rsid w:val="00EA2476"/>
    <w:rsid w:val="00EA254D"/>
    <w:rsid w:val="00EA68ED"/>
    <w:rsid w:val="00EB0DD7"/>
    <w:rsid w:val="00EB58AE"/>
    <w:rsid w:val="00EB7D5B"/>
    <w:rsid w:val="00EC39CF"/>
    <w:rsid w:val="00EC43C8"/>
    <w:rsid w:val="00ED01B4"/>
    <w:rsid w:val="00ED3B70"/>
    <w:rsid w:val="00ED3E21"/>
    <w:rsid w:val="00ED5486"/>
    <w:rsid w:val="00EE10EA"/>
    <w:rsid w:val="00EE2DD1"/>
    <w:rsid w:val="00EE6620"/>
    <w:rsid w:val="00EF6B9B"/>
    <w:rsid w:val="00F023BD"/>
    <w:rsid w:val="00F038EC"/>
    <w:rsid w:val="00F05B87"/>
    <w:rsid w:val="00F07195"/>
    <w:rsid w:val="00F14120"/>
    <w:rsid w:val="00F22AE8"/>
    <w:rsid w:val="00F2310A"/>
    <w:rsid w:val="00F23264"/>
    <w:rsid w:val="00F23B1B"/>
    <w:rsid w:val="00F31A32"/>
    <w:rsid w:val="00F4181C"/>
    <w:rsid w:val="00F43D88"/>
    <w:rsid w:val="00F51FCD"/>
    <w:rsid w:val="00F524EA"/>
    <w:rsid w:val="00F52BB5"/>
    <w:rsid w:val="00F536FD"/>
    <w:rsid w:val="00F569B0"/>
    <w:rsid w:val="00F67136"/>
    <w:rsid w:val="00F72406"/>
    <w:rsid w:val="00F73512"/>
    <w:rsid w:val="00F75C24"/>
    <w:rsid w:val="00F75D88"/>
    <w:rsid w:val="00F80112"/>
    <w:rsid w:val="00F810F2"/>
    <w:rsid w:val="00F824C4"/>
    <w:rsid w:val="00F83AC1"/>
    <w:rsid w:val="00F84415"/>
    <w:rsid w:val="00F86EEB"/>
    <w:rsid w:val="00F87A8A"/>
    <w:rsid w:val="00F911C6"/>
    <w:rsid w:val="00F91500"/>
    <w:rsid w:val="00F93687"/>
    <w:rsid w:val="00F95021"/>
    <w:rsid w:val="00F95B3F"/>
    <w:rsid w:val="00F97006"/>
    <w:rsid w:val="00FA146E"/>
    <w:rsid w:val="00FA1808"/>
    <w:rsid w:val="00FA25FF"/>
    <w:rsid w:val="00FA755F"/>
    <w:rsid w:val="00FB154A"/>
    <w:rsid w:val="00FC3511"/>
    <w:rsid w:val="00FC50A3"/>
    <w:rsid w:val="00FC74DA"/>
    <w:rsid w:val="00FD4B3A"/>
    <w:rsid w:val="00FD79BD"/>
    <w:rsid w:val="00FE1897"/>
    <w:rsid w:val="00FE2324"/>
    <w:rsid w:val="00FE3931"/>
    <w:rsid w:val="00FF0496"/>
    <w:rsid w:val="00FF0DD4"/>
    <w:rsid w:val="00FF324B"/>
    <w:rsid w:val="00FF3794"/>
    <w:rsid w:val="00FF46C0"/>
    <w:rsid w:val="00FF5048"/>
    <w:rsid w:val="01D7A852"/>
    <w:rsid w:val="08622A66"/>
    <w:rsid w:val="311FF69F"/>
    <w:rsid w:val="3D3C16A0"/>
    <w:rsid w:val="546B7F39"/>
    <w:rsid w:val="55FDD730"/>
    <w:rsid w:val="565C1643"/>
    <w:rsid w:val="5822E6D6"/>
  </w:rsids>
  <m:mathPr>
    <m:mathFont m:val="Cambria Math"/>
    <m:brkBin m:val="before"/>
    <m:brkBinSub m:val="--"/>
    <m:smallFrac m:val="0"/>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5D17"/>
  <w15:docId w15:val="{9A0BF51E-8054-4923-8975-27A6CB09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329B"/>
    <w:rPr>
      <w:lang w:val="en-NZ"/>
    </w:rPr>
  </w:style>
  <w:style w:type="paragraph" w:styleId="Heading1">
    <w:name w:val="heading 1"/>
    <w:basedOn w:val="Normal"/>
    <w:next w:val="Normal"/>
    <w:link w:val="Heading1Char"/>
    <w:uiPriority w:val="9"/>
    <w:qFormat/>
    <w:rsid w:val="00A510B0"/>
    <w:pPr>
      <w:keepNext/>
      <w:keepLines/>
      <w:numPr>
        <w:numId w:val="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57EB3"/>
    <w:pPr>
      <w:keepNext/>
      <w:keepLines/>
      <w:numPr>
        <w:ilvl w:val="1"/>
        <w:numId w:val="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13F4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D58D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13F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BBD"/>
    <w:pPr>
      <w:ind w:left="720"/>
      <w:contextualSpacing/>
    </w:pPr>
  </w:style>
  <w:style w:type="paragraph" w:styleId="Header">
    <w:name w:val="header"/>
    <w:basedOn w:val="Normal"/>
    <w:link w:val="HeaderChar"/>
    <w:uiPriority w:val="99"/>
    <w:unhideWhenUsed/>
    <w:rsid w:val="004F27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F274C"/>
  </w:style>
  <w:style w:type="paragraph" w:styleId="Footer">
    <w:name w:val="footer"/>
    <w:basedOn w:val="Normal"/>
    <w:link w:val="FooterChar"/>
    <w:uiPriority w:val="99"/>
    <w:unhideWhenUsed/>
    <w:qFormat/>
    <w:rsid w:val="004F27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F274C"/>
  </w:style>
  <w:style w:type="character" w:styleId="PageNumber">
    <w:name w:val="page number"/>
    <w:basedOn w:val="DefaultParagraphFont"/>
    <w:uiPriority w:val="99"/>
    <w:semiHidden/>
    <w:unhideWhenUsed/>
    <w:rsid w:val="00354498"/>
  </w:style>
  <w:style w:type="character" w:styleId="CommentReference">
    <w:name w:val="annotation reference"/>
    <w:basedOn w:val="DefaultParagraphFont"/>
    <w:uiPriority w:val="99"/>
    <w:semiHidden/>
    <w:unhideWhenUsed/>
    <w:rsid w:val="006A2BA1"/>
    <w:rPr>
      <w:sz w:val="16"/>
      <w:szCs w:val="16"/>
    </w:rPr>
  </w:style>
  <w:style w:type="paragraph" w:styleId="CommentText">
    <w:name w:val="annotation text"/>
    <w:basedOn w:val="Normal"/>
    <w:link w:val="CommentTextChar"/>
    <w:uiPriority w:val="99"/>
    <w:unhideWhenUsed/>
    <w:rsid w:val="006A2BA1"/>
    <w:pPr>
      <w:spacing w:line="240" w:lineRule="auto"/>
    </w:pPr>
    <w:rPr>
      <w:sz w:val="20"/>
      <w:szCs w:val="20"/>
    </w:rPr>
  </w:style>
  <w:style w:type="character" w:customStyle="1" w:styleId="CommentTextChar">
    <w:name w:val="Comment Text Char"/>
    <w:basedOn w:val="DefaultParagraphFont"/>
    <w:link w:val="CommentText"/>
    <w:uiPriority w:val="99"/>
    <w:rsid w:val="006A2BA1"/>
    <w:rPr>
      <w:sz w:val="20"/>
      <w:szCs w:val="20"/>
    </w:rPr>
  </w:style>
  <w:style w:type="paragraph" w:styleId="CommentSubject">
    <w:name w:val="annotation subject"/>
    <w:basedOn w:val="CommentText"/>
    <w:next w:val="CommentText"/>
    <w:link w:val="CommentSubjectChar"/>
    <w:uiPriority w:val="99"/>
    <w:semiHidden/>
    <w:unhideWhenUsed/>
    <w:rsid w:val="006A2BA1"/>
    <w:rPr>
      <w:b/>
      <w:bCs/>
    </w:rPr>
  </w:style>
  <w:style w:type="character" w:customStyle="1" w:styleId="CommentSubjectChar">
    <w:name w:val="Comment Subject Char"/>
    <w:basedOn w:val="CommentTextChar"/>
    <w:link w:val="CommentSubject"/>
    <w:uiPriority w:val="99"/>
    <w:semiHidden/>
    <w:rsid w:val="006A2BA1"/>
    <w:rPr>
      <w:b/>
      <w:bCs/>
      <w:sz w:val="20"/>
      <w:szCs w:val="20"/>
    </w:rPr>
  </w:style>
  <w:style w:type="paragraph" w:styleId="BalloonText">
    <w:name w:val="Balloon Text"/>
    <w:basedOn w:val="Normal"/>
    <w:link w:val="BalloonTextChar"/>
    <w:uiPriority w:val="99"/>
    <w:semiHidden/>
    <w:unhideWhenUsed/>
    <w:rsid w:val="006A2B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BA1"/>
    <w:rPr>
      <w:rFonts w:ascii="Segoe UI" w:hAnsi="Segoe UI" w:cs="Segoe UI"/>
      <w:sz w:val="18"/>
      <w:szCs w:val="18"/>
    </w:rPr>
  </w:style>
  <w:style w:type="paragraph" w:styleId="TOC1">
    <w:name w:val="toc 1"/>
    <w:basedOn w:val="Normal"/>
    <w:next w:val="Normal"/>
    <w:autoRedefine/>
    <w:uiPriority w:val="39"/>
    <w:rsid w:val="00117B24"/>
    <w:pPr>
      <w:spacing w:after="0" w:line="240" w:lineRule="auto"/>
    </w:pPr>
    <w:rPr>
      <w:rFonts w:ascii="Times New Roman" w:eastAsia="Times New Roman" w:hAnsi="Times New Roman" w:cs="Times New Roman"/>
      <w:sz w:val="24"/>
      <w:szCs w:val="24"/>
      <w:lang w:val="en-AU" w:bidi="ar-SA"/>
    </w:rPr>
  </w:style>
  <w:style w:type="paragraph" w:styleId="TOC2">
    <w:name w:val="toc 2"/>
    <w:basedOn w:val="Normal"/>
    <w:next w:val="Normal"/>
    <w:autoRedefine/>
    <w:uiPriority w:val="39"/>
    <w:rsid w:val="005E0FFD"/>
    <w:pPr>
      <w:tabs>
        <w:tab w:val="right" w:leader="dot" w:pos="9628"/>
      </w:tabs>
      <w:spacing w:after="0" w:line="240" w:lineRule="auto"/>
      <w:ind w:left="240"/>
    </w:pPr>
    <w:rPr>
      <w:rFonts w:ascii="Times New Roman" w:eastAsia="Times New Roman" w:hAnsi="Times New Roman" w:cs="Times New Roman"/>
      <w:sz w:val="24"/>
      <w:szCs w:val="24"/>
      <w:lang w:val="en-AU" w:bidi="ar-SA"/>
    </w:rPr>
  </w:style>
  <w:style w:type="paragraph" w:styleId="NoSpacing">
    <w:name w:val="No Spacing"/>
    <w:uiPriority w:val="1"/>
    <w:qFormat/>
    <w:rsid w:val="00F73512"/>
    <w:pPr>
      <w:spacing w:after="0" w:line="240" w:lineRule="auto"/>
    </w:pPr>
  </w:style>
  <w:style w:type="character" w:customStyle="1" w:styleId="Heading1Char">
    <w:name w:val="Heading 1 Char"/>
    <w:basedOn w:val="DefaultParagraphFont"/>
    <w:link w:val="Heading1"/>
    <w:uiPriority w:val="9"/>
    <w:rsid w:val="00A510B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573E7"/>
    <w:pPr>
      <w:spacing w:line="259" w:lineRule="auto"/>
      <w:outlineLvl w:val="9"/>
    </w:pPr>
    <w:rPr>
      <w:lang w:bidi="ar-SA"/>
    </w:rPr>
  </w:style>
  <w:style w:type="character" w:styleId="Hyperlink">
    <w:name w:val="Hyperlink"/>
    <w:basedOn w:val="DefaultParagraphFont"/>
    <w:uiPriority w:val="99"/>
    <w:unhideWhenUsed/>
    <w:rsid w:val="009573E7"/>
    <w:rPr>
      <w:color w:val="0000FF" w:themeColor="hyperlink"/>
      <w:u w:val="single"/>
    </w:rPr>
  </w:style>
  <w:style w:type="character" w:customStyle="1" w:styleId="Heading2Char">
    <w:name w:val="Heading 2 Char"/>
    <w:basedOn w:val="DefaultParagraphFont"/>
    <w:link w:val="Heading2"/>
    <w:uiPriority w:val="9"/>
    <w:rsid w:val="00357EB3"/>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C0621"/>
    <w:pPr>
      <w:spacing w:after="0" w:line="240" w:lineRule="auto"/>
    </w:pPr>
  </w:style>
  <w:style w:type="table" w:styleId="TableGrid">
    <w:name w:val="Table Grid"/>
    <w:basedOn w:val="TableNormal"/>
    <w:uiPriority w:val="59"/>
    <w:rsid w:val="00B31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7478C0"/>
    <w:rPr>
      <w:color w:val="605E5C"/>
      <w:shd w:val="clear" w:color="auto" w:fill="E1DFDD"/>
    </w:rPr>
  </w:style>
  <w:style w:type="character" w:customStyle="1" w:styleId="Heading3Char">
    <w:name w:val="Heading 3 Char"/>
    <w:basedOn w:val="DefaultParagraphFont"/>
    <w:link w:val="Heading3"/>
    <w:uiPriority w:val="9"/>
    <w:semiHidden/>
    <w:rsid w:val="00A13F45"/>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A13F45"/>
    <w:rPr>
      <w:rFonts w:asciiTheme="majorHAnsi" w:eastAsiaTheme="majorEastAsia" w:hAnsiTheme="majorHAnsi" w:cstheme="majorBidi"/>
      <w:color w:val="365F91" w:themeColor="accent1" w:themeShade="BF"/>
    </w:rPr>
  </w:style>
  <w:style w:type="paragraph" w:styleId="TOC3">
    <w:name w:val="toc 3"/>
    <w:basedOn w:val="Normal"/>
    <w:next w:val="Normal"/>
    <w:autoRedefine/>
    <w:uiPriority w:val="39"/>
    <w:semiHidden/>
    <w:unhideWhenUsed/>
    <w:rsid w:val="00A13F45"/>
    <w:pPr>
      <w:spacing w:after="100"/>
      <w:ind w:left="440"/>
    </w:pPr>
  </w:style>
  <w:style w:type="paragraph" w:styleId="NormalWeb">
    <w:name w:val="Normal (Web)"/>
    <w:basedOn w:val="Normal"/>
    <w:uiPriority w:val="99"/>
    <w:unhideWhenUsed/>
    <w:rsid w:val="00A13F45"/>
    <w:pPr>
      <w:spacing w:before="100" w:beforeAutospacing="1" w:after="100" w:afterAutospacing="1" w:line="240" w:lineRule="auto"/>
    </w:pPr>
    <w:rPr>
      <w:rFonts w:ascii="Lato" w:eastAsia="Times New Roman" w:hAnsi="Lato" w:cs="Times New Roman"/>
      <w:sz w:val="24"/>
      <w:szCs w:val="24"/>
      <w:lang w:val="en-AU" w:eastAsia="en-GB" w:bidi="ar-SA"/>
    </w:rPr>
  </w:style>
  <w:style w:type="character" w:styleId="Strong">
    <w:name w:val="Strong"/>
    <w:basedOn w:val="DefaultParagraphFont"/>
    <w:uiPriority w:val="22"/>
    <w:qFormat/>
    <w:rsid w:val="00A13F45"/>
    <w:rPr>
      <w:b/>
      <w:bCs/>
    </w:rPr>
  </w:style>
  <w:style w:type="character" w:styleId="PlaceholderText">
    <w:name w:val="Placeholder Text"/>
    <w:basedOn w:val="DefaultParagraphFont"/>
    <w:uiPriority w:val="99"/>
    <w:semiHidden/>
    <w:rsid w:val="004B2279"/>
    <w:rPr>
      <w:color w:val="808080"/>
    </w:rPr>
  </w:style>
  <w:style w:type="character" w:customStyle="1" w:styleId="Heading4Char">
    <w:name w:val="Heading 4 Char"/>
    <w:basedOn w:val="DefaultParagraphFont"/>
    <w:link w:val="Heading4"/>
    <w:uiPriority w:val="9"/>
    <w:semiHidden/>
    <w:rsid w:val="007D58D1"/>
    <w:rPr>
      <w:rFonts w:asciiTheme="majorHAnsi" w:eastAsiaTheme="majorEastAsia" w:hAnsiTheme="majorHAnsi" w:cstheme="majorBidi"/>
      <w:i/>
      <w:iCs/>
      <w:color w:val="365F91" w:themeColor="accent1" w:themeShade="BF"/>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605">
      <w:bodyDiv w:val="1"/>
      <w:marLeft w:val="0"/>
      <w:marRight w:val="0"/>
      <w:marTop w:val="0"/>
      <w:marBottom w:val="0"/>
      <w:divBdr>
        <w:top w:val="none" w:sz="0" w:space="0" w:color="auto"/>
        <w:left w:val="none" w:sz="0" w:space="0" w:color="auto"/>
        <w:bottom w:val="none" w:sz="0" w:space="0" w:color="auto"/>
        <w:right w:val="none" w:sz="0" w:space="0" w:color="auto"/>
      </w:divBdr>
    </w:div>
    <w:div w:id="120000813">
      <w:bodyDiv w:val="1"/>
      <w:marLeft w:val="0"/>
      <w:marRight w:val="0"/>
      <w:marTop w:val="0"/>
      <w:marBottom w:val="0"/>
      <w:divBdr>
        <w:top w:val="none" w:sz="0" w:space="0" w:color="auto"/>
        <w:left w:val="none" w:sz="0" w:space="0" w:color="auto"/>
        <w:bottom w:val="none" w:sz="0" w:space="0" w:color="auto"/>
        <w:right w:val="none" w:sz="0" w:space="0" w:color="auto"/>
      </w:divBdr>
    </w:div>
    <w:div w:id="240066485">
      <w:bodyDiv w:val="1"/>
      <w:marLeft w:val="0"/>
      <w:marRight w:val="0"/>
      <w:marTop w:val="0"/>
      <w:marBottom w:val="0"/>
      <w:divBdr>
        <w:top w:val="none" w:sz="0" w:space="0" w:color="auto"/>
        <w:left w:val="none" w:sz="0" w:space="0" w:color="auto"/>
        <w:bottom w:val="none" w:sz="0" w:space="0" w:color="auto"/>
        <w:right w:val="none" w:sz="0" w:space="0" w:color="auto"/>
      </w:divBdr>
    </w:div>
    <w:div w:id="299655147">
      <w:bodyDiv w:val="1"/>
      <w:marLeft w:val="0"/>
      <w:marRight w:val="0"/>
      <w:marTop w:val="0"/>
      <w:marBottom w:val="0"/>
      <w:divBdr>
        <w:top w:val="none" w:sz="0" w:space="0" w:color="auto"/>
        <w:left w:val="none" w:sz="0" w:space="0" w:color="auto"/>
        <w:bottom w:val="none" w:sz="0" w:space="0" w:color="auto"/>
        <w:right w:val="none" w:sz="0" w:space="0" w:color="auto"/>
      </w:divBdr>
    </w:div>
    <w:div w:id="381296719">
      <w:bodyDiv w:val="1"/>
      <w:marLeft w:val="0"/>
      <w:marRight w:val="0"/>
      <w:marTop w:val="0"/>
      <w:marBottom w:val="0"/>
      <w:divBdr>
        <w:top w:val="none" w:sz="0" w:space="0" w:color="auto"/>
        <w:left w:val="none" w:sz="0" w:space="0" w:color="auto"/>
        <w:bottom w:val="none" w:sz="0" w:space="0" w:color="auto"/>
        <w:right w:val="none" w:sz="0" w:space="0" w:color="auto"/>
      </w:divBdr>
    </w:div>
    <w:div w:id="437408530">
      <w:bodyDiv w:val="1"/>
      <w:marLeft w:val="0"/>
      <w:marRight w:val="0"/>
      <w:marTop w:val="0"/>
      <w:marBottom w:val="0"/>
      <w:divBdr>
        <w:top w:val="none" w:sz="0" w:space="0" w:color="auto"/>
        <w:left w:val="none" w:sz="0" w:space="0" w:color="auto"/>
        <w:bottom w:val="none" w:sz="0" w:space="0" w:color="auto"/>
        <w:right w:val="none" w:sz="0" w:space="0" w:color="auto"/>
      </w:divBdr>
    </w:div>
    <w:div w:id="577251256">
      <w:bodyDiv w:val="1"/>
      <w:marLeft w:val="0"/>
      <w:marRight w:val="0"/>
      <w:marTop w:val="0"/>
      <w:marBottom w:val="0"/>
      <w:divBdr>
        <w:top w:val="none" w:sz="0" w:space="0" w:color="auto"/>
        <w:left w:val="none" w:sz="0" w:space="0" w:color="auto"/>
        <w:bottom w:val="none" w:sz="0" w:space="0" w:color="auto"/>
        <w:right w:val="none" w:sz="0" w:space="0" w:color="auto"/>
      </w:divBdr>
    </w:div>
    <w:div w:id="608392004">
      <w:bodyDiv w:val="1"/>
      <w:marLeft w:val="0"/>
      <w:marRight w:val="0"/>
      <w:marTop w:val="0"/>
      <w:marBottom w:val="0"/>
      <w:divBdr>
        <w:top w:val="none" w:sz="0" w:space="0" w:color="auto"/>
        <w:left w:val="none" w:sz="0" w:space="0" w:color="auto"/>
        <w:bottom w:val="none" w:sz="0" w:space="0" w:color="auto"/>
        <w:right w:val="none" w:sz="0" w:space="0" w:color="auto"/>
      </w:divBdr>
    </w:div>
    <w:div w:id="701367900">
      <w:bodyDiv w:val="1"/>
      <w:marLeft w:val="0"/>
      <w:marRight w:val="0"/>
      <w:marTop w:val="0"/>
      <w:marBottom w:val="0"/>
      <w:divBdr>
        <w:top w:val="none" w:sz="0" w:space="0" w:color="auto"/>
        <w:left w:val="none" w:sz="0" w:space="0" w:color="auto"/>
        <w:bottom w:val="none" w:sz="0" w:space="0" w:color="auto"/>
        <w:right w:val="none" w:sz="0" w:space="0" w:color="auto"/>
      </w:divBdr>
    </w:div>
    <w:div w:id="709888429">
      <w:bodyDiv w:val="1"/>
      <w:marLeft w:val="0"/>
      <w:marRight w:val="0"/>
      <w:marTop w:val="0"/>
      <w:marBottom w:val="0"/>
      <w:divBdr>
        <w:top w:val="none" w:sz="0" w:space="0" w:color="auto"/>
        <w:left w:val="none" w:sz="0" w:space="0" w:color="auto"/>
        <w:bottom w:val="none" w:sz="0" w:space="0" w:color="auto"/>
        <w:right w:val="none" w:sz="0" w:space="0" w:color="auto"/>
      </w:divBdr>
    </w:div>
    <w:div w:id="730664123">
      <w:bodyDiv w:val="1"/>
      <w:marLeft w:val="0"/>
      <w:marRight w:val="0"/>
      <w:marTop w:val="0"/>
      <w:marBottom w:val="0"/>
      <w:divBdr>
        <w:top w:val="none" w:sz="0" w:space="0" w:color="auto"/>
        <w:left w:val="none" w:sz="0" w:space="0" w:color="auto"/>
        <w:bottom w:val="none" w:sz="0" w:space="0" w:color="auto"/>
        <w:right w:val="none" w:sz="0" w:space="0" w:color="auto"/>
      </w:divBdr>
    </w:div>
    <w:div w:id="1003438855">
      <w:bodyDiv w:val="1"/>
      <w:marLeft w:val="0"/>
      <w:marRight w:val="0"/>
      <w:marTop w:val="0"/>
      <w:marBottom w:val="0"/>
      <w:divBdr>
        <w:top w:val="none" w:sz="0" w:space="0" w:color="auto"/>
        <w:left w:val="none" w:sz="0" w:space="0" w:color="auto"/>
        <w:bottom w:val="none" w:sz="0" w:space="0" w:color="auto"/>
        <w:right w:val="none" w:sz="0" w:space="0" w:color="auto"/>
      </w:divBdr>
    </w:div>
    <w:div w:id="1005018718">
      <w:bodyDiv w:val="1"/>
      <w:marLeft w:val="0"/>
      <w:marRight w:val="0"/>
      <w:marTop w:val="0"/>
      <w:marBottom w:val="0"/>
      <w:divBdr>
        <w:top w:val="none" w:sz="0" w:space="0" w:color="auto"/>
        <w:left w:val="none" w:sz="0" w:space="0" w:color="auto"/>
        <w:bottom w:val="none" w:sz="0" w:space="0" w:color="auto"/>
        <w:right w:val="none" w:sz="0" w:space="0" w:color="auto"/>
      </w:divBdr>
    </w:div>
    <w:div w:id="1035276229">
      <w:bodyDiv w:val="1"/>
      <w:marLeft w:val="0"/>
      <w:marRight w:val="0"/>
      <w:marTop w:val="0"/>
      <w:marBottom w:val="0"/>
      <w:divBdr>
        <w:top w:val="none" w:sz="0" w:space="0" w:color="auto"/>
        <w:left w:val="none" w:sz="0" w:space="0" w:color="auto"/>
        <w:bottom w:val="none" w:sz="0" w:space="0" w:color="auto"/>
        <w:right w:val="none" w:sz="0" w:space="0" w:color="auto"/>
      </w:divBdr>
    </w:div>
    <w:div w:id="1233659023">
      <w:bodyDiv w:val="1"/>
      <w:marLeft w:val="0"/>
      <w:marRight w:val="0"/>
      <w:marTop w:val="0"/>
      <w:marBottom w:val="0"/>
      <w:divBdr>
        <w:top w:val="none" w:sz="0" w:space="0" w:color="auto"/>
        <w:left w:val="none" w:sz="0" w:space="0" w:color="auto"/>
        <w:bottom w:val="none" w:sz="0" w:space="0" w:color="auto"/>
        <w:right w:val="none" w:sz="0" w:space="0" w:color="auto"/>
      </w:divBdr>
    </w:div>
    <w:div w:id="1246647507">
      <w:bodyDiv w:val="1"/>
      <w:marLeft w:val="0"/>
      <w:marRight w:val="0"/>
      <w:marTop w:val="0"/>
      <w:marBottom w:val="0"/>
      <w:divBdr>
        <w:top w:val="none" w:sz="0" w:space="0" w:color="auto"/>
        <w:left w:val="none" w:sz="0" w:space="0" w:color="auto"/>
        <w:bottom w:val="none" w:sz="0" w:space="0" w:color="auto"/>
        <w:right w:val="none" w:sz="0" w:space="0" w:color="auto"/>
      </w:divBdr>
    </w:div>
    <w:div w:id="1355157615">
      <w:bodyDiv w:val="1"/>
      <w:marLeft w:val="0"/>
      <w:marRight w:val="0"/>
      <w:marTop w:val="0"/>
      <w:marBottom w:val="0"/>
      <w:divBdr>
        <w:top w:val="none" w:sz="0" w:space="0" w:color="auto"/>
        <w:left w:val="none" w:sz="0" w:space="0" w:color="auto"/>
        <w:bottom w:val="none" w:sz="0" w:space="0" w:color="auto"/>
        <w:right w:val="none" w:sz="0" w:space="0" w:color="auto"/>
      </w:divBdr>
    </w:div>
    <w:div w:id="1358505431">
      <w:bodyDiv w:val="1"/>
      <w:marLeft w:val="0"/>
      <w:marRight w:val="0"/>
      <w:marTop w:val="0"/>
      <w:marBottom w:val="0"/>
      <w:divBdr>
        <w:top w:val="none" w:sz="0" w:space="0" w:color="auto"/>
        <w:left w:val="none" w:sz="0" w:space="0" w:color="auto"/>
        <w:bottom w:val="none" w:sz="0" w:space="0" w:color="auto"/>
        <w:right w:val="none" w:sz="0" w:space="0" w:color="auto"/>
      </w:divBdr>
    </w:div>
    <w:div w:id="1438215892">
      <w:bodyDiv w:val="1"/>
      <w:marLeft w:val="0"/>
      <w:marRight w:val="0"/>
      <w:marTop w:val="0"/>
      <w:marBottom w:val="0"/>
      <w:divBdr>
        <w:top w:val="none" w:sz="0" w:space="0" w:color="auto"/>
        <w:left w:val="none" w:sz="0" w:space="0" w:color="auto"/>
        <w:bottom w:val="none" w:sz="0" w:space="0" w:color="auto"/>
        <w:right w:val="none" w:sz="0" w:space="0" w:color="auto"/>
      </w:divBdr>
    </w:div>
    <w:div w:id="1482965559">
      <w:bodyDiv w:val="1"/>
      <w:marLeft w:val="0"/>
      <w:marRight w:val="0"/>
      <w:marTop w:val="0"/>
      <w:marBottom w:val="0"/>
      <w:divBdr>
        <w:top w:val="none" w:sz="0" w:space="0" w:color="auto"/>
        <w:left w:val="none" w:sz="0" w:space="0" w:color="auto"/>
        <w:bottom w:val="none" w:sz="0" w:space="0" w:color="auto"/>
        <w:right w:val="none" w:sz="0" w:space="0" w:color="auto"/>
      </w:divBdr>
    </w:div>
    <w:div w:id="1511524361">
      <w:bodyDiv w:val="1"/>
      <w:marLeft w:val="0"/>
      <w:marRight w:val="0"/>
      <w:marTop w:val="0"/>
      <w:marBottom w:val="0"/>
      <w:divBdr>
        <w:top w:val="none" w:sz="0" w:space="0" w:color="auto"/>
        <w:left w:val="none" w:sz="0" w:space="0" w:color="auto"/>
        <w:bottom w:val="none" w:sz="0" w:space="0" w:color="auto"/>
        <w:right w:val="none" w:sz="0" w:space="0" w:color="auto"/>
      </w:divBdr>
    </w:div>
    <w:div w:id="1569996222">
      <w:bodyDiv w:val="1"/>
      <w:marLeft w:val="0"/>
      <w:marRight w:val="0"/>
      <w:marTop w:val="0"/>
      <w:marBottom w:val="0"/>
      <w:divBdr>
        <w:top w:val="none" w:sz="0" w:space="0" w:color="auto"/>
        <w:left w:val="none" w:sz="0" w:space="0" w:color="auto"/>
        <w:bottom w:val="none" w:sz="0" w:space="0" w:color="auto"/>
        <w:right w:val="none" w:sz="0" w:space="0" w:color="auto"/>
      </w:divBdr>
    </w:div>
    <w:div w:id="1690331847">
      <w:bodyDiv w:val="1"/>
      <w:marLeft w:val="0"/>
      <w:marRight w:val="0"/>
      <w:marTop w:val="0"/>
      <w:marBottom w:val="0"/>
      <w:divBdr>
        <w:top w:val="none" w:sz="0" w:space="0" w:color="auto"/>
        <w:left w:val="none" w:sz="0" w:space="0" w:color="auto"/>
        <w:bottom w:val="none" w:sz="0" w:space="0" w:color="auto"/>
        <w:right w:val="none" w:sz="0" w:space="0" w:color="auto"/>
      </w:divBdr>
    </w:div>
    <w:div w:id="1698844728">
      <w:bodyDiv w:val="1"/>
      <w:marLeft w:val="0"/>
      <w:marRight w:val="0"/>
      <w:marTop w:val="0"/>
      <w:marBottom w:val="0"/>
      <w:divBdr>
        <w:top w:val="none" w:sz="0" w:space="0" w:color="auto"/>
        <w:left w:val="none" w:sz="0" w:space="0" w:color="auto"/>
        <w:bottom w:val="none" w:sz="0" w:space="0" w:color="auto"/>
        <w:right w:val="none" w:sz="0" w:space="0" w:color="auto"/>
      </w:divBdr>
    </w:div>
    <w:div w:id="1852139866">
      <w:bodyDiv w:val="1"/>
      <w:marLeft w:val="0"/>
      <w:marRight w:val="0"/>
      <w:marTop w:val="0"/>
      <w:marBottom w:val="0"/>
      <w:divBdr>
        <w:top w:val="none" w:sz="0" w:space="0" w:color="auto"/>
        <w:left w:val="none" w:sz="0" w:space="0" w:color="auto"/>
        <w:bottom w:val="none" w:sz="0" w:space="0" w:color="auto"/>
        <w:right w:val="none" w:sz="0" w:space="0" w:color="auto"/>
      </w:divBdr>
    </w:div>
    <w:div w:id="185665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98F3FB4A8A4614AE1B789D196DF518"/>
        <w:category>
          <w:name w:val="General"/>
          <w:gallery w:val="placeholder"/>
        </w:category>
        <w:types>
          <w:type w:val="bbPlcHdr"/>
        </w:types>
        <w:behaviors>
          <w:behavior w:val="content"/>
        </w:behaviors>
        <w:guid w:val="{8E18BFC7-A78F-4C72-B670-FD94A955D3C3}"/>
      </w:docPartPr>
      <w:docPartBody>
        <w:p w:rsidR="000366EF" w:rsidRDefault="000366EF" w:rsidP="000366EF">
          <w:pPr>
            <w:pStyle w:val="9B98F3FB4A8A4614AE1B789D196DF518"/>
          </w:pPr>
          <w:r w:rsidRPr="00DD046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Light">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EF"/>
    <w:rsid w:val="000366EF"/>
    <w:rsid w:val="002C2427"/>
    <w:rsid w:val="00416FA8"/>
    <w:rsid w:val="004F257A"/>
    <w:rsid w:val="00670F66"/>
    <w:rsid w:val="006C76AD"/>
    <w:rsid w:val="00BA2A1E"/>
    <w:rsid w:val="00E85A0C"/>
    <w:rsid w:val="00ED0D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66EF"/>
    <w:rPr>
      <w:color w:val="808080"/>
    </w:rPr>
  </w:style>
  <w:style w:type="paragraph" w:customStyle="1" w:styleId="9B98F3FB4A8A4614AE1B789D196DF518">
    <w:name w:val="9B98F3FB4A8A4614AE1B789D196DF518"/>
    <w:rsid w:val="000366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6b96def-cc82-407d-b5f5-f76f6e3e5b4f">
      <UserInfo>
        <DisplayName>Graham Bruce</DisplayName>
        <AccountId>31</AccountId>
        <AccountType/>
      </UserInfo>
      <UserInfo>
        <DisplayName>Magesh Cannane</DisplayName>
        <AccountId>6</AccountId>
        <AccountType/>
      </UserInfo>
    </SharedWithUsers>
    <TaxCatchAll xmlns="76b96def-cc82-407d-b5f5-f76f6e3e5b4f" xsi:nil="true"/>
    <lcf76f155ced4ddcb4097134ff3c332f xmlns="a52fc808-2eb6-4a2f-916b-273efd66095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948D9CC5F948243AFA9D785CFC8646D" ma:contentTypeVersion="13" ma:contentTypeDescription="Create a new document." ma:contentTypeScope="" ma:versionID="022bf73eeec3325237027c2e734dcdaf">
  <xsd:schema xmlns:xsd="http://www.w3.org/2001/XMLSchema" xmlns:xs="http://www.w3.org/2001/XMLSchema" xmlns:p="http://schemas.microsoft.com/office/2006/metadata/properties" xmlns:ns2="a52fc808-2eb6-4a2f-916b-273efd66095c" xmlns:ns3="76b96def-cc82-407d-b5f5-f76f6e3e5b4f" targetNamespace="http://schemas.microsoft.com/office/2006/metadata/properties" ma:root="true" ma:fieldsID="e292aa965f0ceafb3f662ae9ccb4d96b" ns2:_="" ns3:_="">
    <xsd:import namespace="a52fc808-2eb6-4a2f-916b-273efd66095c"/>
    <xsd:import namespace="76b96def-cc82-407d-b5f5-f76f6e3e5b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fc808-2eb6-4a2f-916b-273efd660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e22b673-33ea-4156-aa29-692a5fdc78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b96def-cc82-407d-b5f5-f76f6e3e5b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81dd0d2-e2a9-4dd3-948c-e53ce28c239b}" ma:internalName="TaxCatchAll" ma:showField="CatchAllData" ma:web="76b96def-cc82-407d-b5f5-f76f6e3e5b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3E7FCF-B9AE-48FE-84A3-42CD14DAF7A2}">
  <ds:schemaRefs>
    <ds:schemaRef ds:uri="http://schemas.microsoft.com/office/2006/metadata/properties"/>
    <ds:schemaRef ds:uri="http://schemas.microsoft.com/office/infopath/2007/PartnerControls"/>
    <ds:schemaRef ds:uri="76b96def-cc82-407d-b5f5-f76f6e3e5b4f"/>
    <ds:schemaRef ds:uri="a52fc808-2eb6-4a2f-916b-273efd66095c"/>
  </ds:schemaRefs>
</ds:datastoreItem>
</file>

<file path=customXml/itemProps2.xml><?xml version="1.0" encoding="utf-8"?>
<ds:datastoreItem xmlns:ds="http://schemas.openxmlformats.org/officeDocument/2006/customXml" ds:itemID="{569DDB5F-46E8-431C-9943-524D405A6E19}">
  <ds:schemaRefs>
    <ds:schemaRef ds:uri="http://schemas.openxmlformats.org/officeDocument/2006/bibliography"/>
  </ds:schemaRefs>
</ds:datastoreItem>
</file>

<file path=customXml/itemProps3.xml><?xml version="1.0" encoding="utf-8"?>
<ds:datastoreItem xmlns:ds="http://schemas.openxmlformats.org/officeDocument/2006/customXml" ds:itemID="{CE0BB618-7C85-45D1-BC77-32CF47123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fc808-2eb6-4a2f-916b-273efd66095c"/>
    <ds:schemaRef ds:uri="76b96def-cc82-407d-b5f5-f76f6e3e5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789E9C-F81D-487F-9371-18B68C4954E5}">
  <ds:schemaRefs>
    <ds:schemaRef ds:uri="http://schemas.microsoft.com/sharepoint/v3/contenttype/forms"/>
  </ds:schemaRefs>
</ds:datastoreItem>
</file>

<file path=docMetadata/LabelInfo.xml><?xml version="1.0" encoding="utf-8"?>
<clbl:labelList xmlns:clbl="http://schemas.microsoft.com/office/2020/mipLabelMetadata">
  <clbl:label id="{11168e9d-8339-4497-a4a0-a9213624f2cd}" enabled="0" method="" siteId="{11168e9d-8339-4497-a4a0-a9213624f2cd}"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7</Pages>
  <Words>1205</Words>
  <Characters>6871</Characters>
  <Application>Microsoft Office Word</Application>
  <DocSecurity>0</DocSecurity>
  <Lines>57</Lines>
  <Paragraphs>16</Paragraphs>
  <ScaleCrop>false</ScaleCrop>
  <Company>officegen</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MANAGEMENT PROCESS</dc:title>
  <dc:subject/>
  <dc:creator>officegen</dc:creator>
  <cp:keywords/>
  <dc:description/>
  <cp:lastModifiedBy>Oscar Yip</cp:lastModifiedBy>
  <cp:revision>198</cp:revision>
  <cp:lastPrinted>2019-05-24T04:26:00Z</cp:lastPrinted>
  <dcterms:created xsi:type="dcterms:W3CDTF">2024-08-09T03:32:00Z</dcterms:created>
  <dcterms:modified xsi:type="dcterms:W3CDTF">2025-09-05T02:22:00Z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0x010100C948D9CC5F948243AFA9D785CFC8646D</vt:lpwstr>
  </property>
  <property fmtid="{D5CDD505-2E9C-101B-9397-08002B2CF9AE}" pid="3" name="MediaServiceImageTags">
    <vt:lpwstr/>
  </property>
</Properties>
</file>